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4A14BB" w14:textId="2162FB12" w:rsidR="00A910C3" w:rsidRDefault="00FD3A66" w:rsidP="006C634F">
      <w:pPr>
        <w:rPr>
          <w:rFonts w:ascii="Times New Roman" w:hAnsi="Times New Roman" w:cs="Times New Roman"/>
          <w:b/>
          <w:bCs/>
          <w:sz w:val="32"/>
          <w:szCs w:val="32"/>
        </w:rPr>
      </w:pPr>
      <w:r>
        <w:rPr>
          <w:rFonts w:ascii="Times New Roman" w:hAnsi="Times New Roman" w:cs="Times New Roman"/>
          <w:b/>
          <w:bCs/>
          <w:sz w:val="32"/>
          <w:szCs w:val="32"/>
        </w:rPr>
        <w:fldChar w:fldCharType="begin"/>
      </w:r>
      <w:r>
        <w:rPr>
          <w:rFonts w:ascii="Times New Roman" w:hAnsi="Times New Roman" w:cs="Times New Roman"/>
          <w:b/>
          <w:bCs/>
          <w:sz w:val="32"/>
          <w:szCs w:val="32"/>
        </w:rPr>
        <w:instrText xml:space="preserve"> MACROBUTTON MTEditEquationSection2 </w:instrText>
      </w:r>
      <w:r w:rsidRPr="00FD3A66">
        <w:rPr>
          <w:rStyle w:val="MTEquationSection"/>
          <w:rFonts w:hint="eastAsia"/>
        </w:rPr>
        <w:instrText>公式章</w:instrText>
      </w:r>
      <w:r w:rsidRPr="00FD3A66">
        <w:rPr>
          <w:rStyle w:val="MTEquationSection"/>
          <w:rFonts w:hint="eastAsia"/>
        </w:rPr>
        <w:instrText xml:space="preserve"> 1 </w:instrText>
      </w:r>
      <w:r w:rsidRPr="00FD3A66">
        <w:rPr>
          <w:rStyle w:val="MTEquationSection"/>
          <w:rFonts w:hint="eastAsia"/>
        </w:rPr>
        <w:instrText>节</w:instrText>
      </w:r>
      <w:r w:rsidRPr="00FD3A66">
        <w:rPr>
          <w:rStyle w:val="MTEquationSection"/>
          <w:rFonts w:hint="eastAsia"/>
        </w:rPr>
        <w:instrText xml:space="preserve"> 1</w:instrText>
      </w:r>
      <w:r>
        <w:rPr>
          <w:rFonts w:ascii="Times New Roman" w:hAnsi="Times New Roman" w:cs="Times New Roman"/>
          <w:b/>
          <w:bCs/>
          <w:sz w:val="32"/>
          <w:szCs w:val="32"/>
        </w:rPr>
        <w:fldChar w:fldCharType="begin"/>
      </w:r>
      <w:r>
        <w:rPr>
          <w:rFonts w:ascii="Times New Roman" w:hAnsi="Times New Roman" w:cs="Times New Roman"/>
          <w:b/>
          <w:bCs/>
          <w:sz w:val="32"/>
          <w:szCs w:val="32"/>
        </w:rPr>
        <w:instrText xml:space="preserve"> </w:instrText>
      </w:r>
      <w:r>
        <w:rPr>
          <w:rFonts w:ascii="Times New Roman" w:hAnsi="Times New Roman" w:cs="Times New Roman" w:hint="eastAsia"/>
          <w:b/>
          <w:bCs/>
          <w:sz w:val="32"/>
          <w:szCs w:val="32"/>
        </w:rPr>
        <w:instrText>SEQ MTEqn \r \h \* MERGEFORMAT</w:instrText>
      </w:r>
      <w:r>
        <w:rPr>
          <w:rFonts w:ascii="Times New Roman" w:hAnsi="Times New Roman" w:cs="Times New Roman"/>
          <w:b/>
          <w:bCs/>
          <w:sz w:val="32"/>
          <w:szCs w:val="32"/>
        </w:rPr>
        <w:instrText xml:space="preserve"> </w:instrText>
      </w:r>
      <w:r>
        <w:rPr>
          <w:rFonts w:ascii="Times New Roman" w:hAnsi="Times New Roman" w:cs="Times New Roman"/>
          <w:b/>
          <w:bCs/>
          <w:sz w:val="32"/>
          <w:szCs w:val="32"/>
        </w:rPr>
        <w:fldChar w:fldCharType="end"/>
      </w:r>
      <w:r>
        <w:rPr>
          <w:rFonts w:ascii="Times New Roman" w:hAnsi="Times New Roman" w:cs="Times New Roman"/>
          <w:b/>
          <w:bCs/>
          <w:sz w:val="32"/>
          <w:szCs w:val="32"/>
        </w:rPr>
        <w:fldChar w:fldCharType="begin"/>
      </w:r>
      <w:r>
        <w:rPr>
          <w:rFonts w:ascii="Times New Roman" w:hAnsi="Times New Roman" w:cs="Times New Roman"/>
          <w:b/>
          <w:bCs/>
          <w:sz w:val="32"/>
          <w:szCs w:val="32"/>
        </w:rPr>
        <w:instrText xml:space="preserve"> SEQ MTSec \r 1 \h \* MERGEFORMAT </w:instrText>
      </w:r>
      <w:r>
        <w:rPr>
          <w:rFonts w:ascii="Times New Roman" w:hAnsi="Times New Roman" w:cs="Times New Roman"/>
          <w:b/>
          <w:bCs/>
          <w:sz w:val="32"/>
          <w:szCs w:val="32"/>
        </w:rPr>
        <w:fldChar w:fldCharType="end"/>
      </w:r>
      <w:r>
        <w:rPr>
          <w:rFonts w:ascii="Times New Roman" w:hAnsi="Times New Roman" w:cs="Times New Roman"/>
          <w:b/>
          <w:bCs/>
          <w:sz w:val="32"/>
          <w:szCs w:val="32"/>
        </w:rPr>
        <w:fldChar w:fldCharType="begin"/>
      </w:r>
      <w:r>
        <w:rPr>
          <w:rFonts w:ascii="Times New Roman" w:hAnsi="Times New Roman" w:cs="Times New Roman"/>
          <w:b/>
          <w:bCs/>
          <w:sz w:val="32"/>
          <w:szCs w:val="32"/>
        </w:rPr>
        <w:instrText xml:space="preserve"> SEQ MTChap \r 1 \h \* MERGEFORMAT </w:instrText>
      </w:r>
      <w:r>
        <w:rPr>
          <w:rFonts w:ascii="Times New Roman" w:hAnsi="Times New Roman" w:cs="Times New Roman"/>
          <w:b/>
          <w:bCs/>
          <w:sz w:val="32"/>
          <w:szCs w:val="32"/>
        </w:rPr>
        <w:fldChar w:fldCharType="end"/>
      </w:r>
      <w:r>
        <w:rPr>
          <w:rFonts w:ascii="Times New Roman" w:hAnsi="Times New Roman" w:cs="Times New Roman"/>
          <w:b/>
          <w:bCs/>
          <w:sz w:val="32"/>
          <w:szCs w:val="32"/>
        </w:rPr>
        <w:fldChar w:fldCharType="end"/>
      </w:r>
      <w:del w:id="0" w:author="Charlie X" w:date="2024-08-22T14:28:00Z" w16du:dateUtc="2024-08-22T06:28:00Z">
        <w:r w:rsidR="00A910C3" w:rsidRPr="00F83FB3" w:rsidDel="005E511F">
          <w:rPr>
            <w:rFonts w:ascii="Times New Roman" w:hAnsi="Times New Roman" w:cs="Times New Roman"/>
            <w:b/>
            <w:bCs/>
            <w:sz w:val="24"/>
            <w:szCs w:val="24"/>
          </w:rPr>
          <w:delText>A Study on a</w:delText>
        </w:r>
      </w:del>
      <w:r w:rsidR="00A910C3" w:rsidRPr="00F83FB3">
        <w:rPr>
          <w:rFonts w:ascii="Times New Roman" w:hAnsi="Times New Roman" w:cs="Times New Roman"/>
          <w:b/>
          <w:bCs/>
          <w:sz w:val="24"/>
          <w:szCs w:val="24"/>
        </w:rPr>
        <w:t xml:space="preserve"> </w:t>
      </w:r>
      <w:commentRangeStart w:id="1"/>
      <w:r w:rsidR="00A910C3" w:rsidRPr="00F83FB3">
        <w:rPr>
          <w:rFonts w:ascii="Times New Roman" w:hAnsi="Times New Roman" w:cs="Times New Roman"/>
          <w:b/>
          <w:bCs/>
          <w:sz w:val="24"/>
          <w:szCs w:val="24"/>
        </w:rPr>
        <w:t xml:space="preserve">Multimodal Fusion-Based Cardiac Disease Diagnosis System: </w:t>
      </w:r>
      <w:del w:id="2" w:author="Charlie X" w:date="2024-08-22T14:35:00Z" w16du:dateUtc="2024-08-22T06:35:00Z">
        <w:r w:rsidR="00A910C3" w:rsidRPr="00F83FB3" w:rsidDel="009F7613">
          <w:rPr>
            <w:rFonts w:ascii="Times New Roman" w:hAnsi="Times New Roman" w:cs="Times New Roman" w:hint="eastAsia"/>
            <w:b/>
            <w:bCs/>
            <w:sz w:val="24"/>
            <w:szCs w:val="24"/>
          </w:rPr>
          <w:delText>Leveraging</w:delText>
        </w:r>
      </w:del>
      <w:ins w:id="3" w:author="Charlie X" w:date="2024-08-22T14:36:00Z" w16du:dateUtc="2024-08-22T06:36:00Z">
        <w:r w:rsidR="009F7613">
          <w:rPr>
            <w:rFonts w:ascii="Times New Roman" w:hAnsi="Times New Roman" w:cs="Times New Roman" w:hint="eastAsia"/>
            <w:b/>
            <w:bCs/>
            <w:sz w:val="24"/>
            <w:szCs w:val="24"/>
          </w:rPr>
          <w:t>U</w:t>
        </w:r>
      </w:ins>
      <w:ins w:id="4" w:author="Charlie X" w:date="2024-08-22T14:35:00Z" w16du:dateUtc="2024-08-22T06:35:00Z">
        <w:r w:rsidR="009F7613">
          <w:rPr>
            <w:rFonts w:ascii="Times New Roman" w:hAnsi="Times New Roman" w:cs="Times New Roman" w:hint="eastAsia"/>
            <w:b/>
            <w:bCs/>
            <w:sz w:val="24"/>
            <w:szCs w:val="24"/>
          </w:rPr>
          <w:t>sing</w:t>
        </w:r>
      </w:ins>
      <w:r w:rsidR="00A910C3" w:rsidRPr="00F83FB3">
        <w:rPr>
          <w:rFonts w:ascii="Times New Roman" w:hAnsi="Times New Roman" w:cs="Times New Roman"/>
          <w:b/>
          <w:bCs/>
          <w:sz w:val="24"/>
          <w:szCs w:val="24"/>
        </w:rPr>
        <w:t xml:space="preserve"> </w:t>
      </w:r>
      <w:ins w:id="5" w:author="Charlie X" w:date="2024-08-22T14:41:00Z" w16du:dateUtc="2024-08-22T06:41:00Z">
        <w:r w:rsidR="00124E1C">
          <w:rPr>
            <w:rFonts w:ascii="Times New Roman" w:hAnsi="Times New Roman" w:cs="Times New Roman" w:hint="eastAsia"/>
            <w:b/>
            <w:bCs/>
            <w:sz w:val="24"/>
            <w:szCs w:val="24"/>
          </w:rPr>
          <w:t xml:space="preserve">the </w:t>
        </w:r>
      </w:ins>
      <w:r w:rsidR="00A910C3" w:rsidRPr="00F83FB3">
        <w:rPr>
          <w:rFonts w:ascii="Times New Roman" w:hAnsi="Times New Roman" w:cs="Times New Roman"/>
          <w:b/>
          <w:bCs/>
          <w:sz w:val="24"/>
          <w:szCs w:val="24"/>
        </w:rPr>
        <w:t xml:space="preserve">ECG and ECHO Data from </w:t>
      </w:r>
      <w:del w:id="6" w:author="Charlie X" w:date="2024-08-22T14:41:00Z" w16du:dateUtc="2024-08-22T06:41:00Z">
        <w:r w:rsidR="00A910C3" w:rsidRPr="00F83FB3" w:rsidDel="00A6319A">
          <w:rPr>
            <w:rFonts w:ascii="Times New Roman" w:hAnsi="Times New Roman" w:cs="Times New Roman"/>
            <w:b/>
            <w:bCs/>
            <w:sz w:val="24"/>
            <w:szCs w:val="24"/>
          </w:rPr>
          <w:delText xml:space="preserve">the </w:delText>
        </w:r>
      </w:del>
      <w:r w:rsidR="00A910C3" w:rsidRPr="00F83FB3">
        <w:rPr>
          <w:rFonts w:ascii="Times New Roman" w:hAnsi="Times New Roman" w:cs="Times New Roman"/>
          <w:b/>
          <w:bCs/>
          <w:sz w:val="24"/>
          <w:szCs w:val="24"/>
        </w:rPr>
        <w:t>MIMIC Databases</w:t>
      </w:r>
      <w:commentRangeEnd w:id="1"/>
      <w:r w:rsidR="005E511F">
        <w:rPr>
          <w:rStyle w:val="CommentReference"/>
        </w:rPr>
        <w:commentReference w:id="1"/>
      </w:r>
    </w:p>
    <w:p w14:paraId="1FDC899A" w14:textId="012CE210" w:rsidR="00CA0375" w:rsidRPr="00CA0375" w:rsidRDefault="00CA0375" w:rsidP="00CA0375">
      <w:pPr>
        <w:jc w:val="center"/>
        <w:rPr>
          <w:rFonts w:ascii="Times New Roman Regular" w:hAnsi="Times New Roman Regular" w:cs="Times New Roman Regular"/>
          <w:sz w:val="28"/>
          <w:szCs w:val="28"/>
        </w:rPr>
      </w:pPr>
      <w:proofErr w:type="spellStart"/>
      <w:r>
        <w:rPr>
          <w:rFonts w:ascii="Times New Roman Regular" w:hAnsi="Times New Roman Regular" w:cs="Times New Roman Regular" w:hint="eastAsia"/>
          <w:sz w:val="28"/>
          <w:szCs w:val="28"/>
        </w:rPr>
        <w:t>Zhaoyang</w:t>
      </w:r>
      <w:proofErr w:type="spellEnd"/>
      <w:r>
        <w:rPr>
          <w:rFonts w:ascii="Times New Roman Regular" w:hAnsi="Times New Roman Regular" w:cs="Times New Roman Regular" w:hint="eastAsia"/>
          <w:sz w:val="28"/>
          <w:szCs w:val="28"/>
        </w:rPr>
        <w:t xml:space="preserve"> YE</w:t>
      </w:r>
    </w:p>
    <w:p w14:paraId="5A0C6C84" w14:textId="77777777" w:rsidR="00A910C3" w:rsidDel="006C3C28" w:rsidRDefault="00A910C3" w:rsidP="006C634F">
      <w:pPr>
        <w:rPr>
          <w:del w:id="7" w:author="Charlie X" w:date="2024-08-22T14:29:00Z" w16du:dateUtc="2024-08-22T06:29:00Z"/>
          <w:b/>
          <w:bCs/>
        </w:rPr>
      </w:pPr>
    </w:p>
    <w:p w14:paraId="7DF0ED01" w14:textId="6B08F0AF" w:rsidR="00C41A51" w:rsidRPr="00EE6FE4" w:rsidRDefault="00C41A51" w:rsidP="00C41A51">
      <w:pPr>
        <w:pStyle w:val="ListParagraph"/>
        <w:numPr>
          <w:ilvl w:val="0"/>
          <w:numId w:val="3"/>
        </w:numPr>
        <w:rPr>
          <w:rFonts w:ascii="Times New Roman" w:hAnsi="Times New Roman" w:cs="Times New Roman"/>
          <w:b/>
          <w:bCs/>
          <w:rPrChange w:id="8" w:author="Charlie X" w:date="2024-08-22T15:24:00Z" w16du:dateUtc="2024-08-22T07:24:00Z">
            <w:rPr/>
          </w:rPrChange>
        </w:rPr>
        <w:pPrChange w:id="9" w:author="Charlie X" w:date="2024-08-22T15:10:00Z" w16du:dateUtc="2024-08-22T07:10:00Z">
          <w:pPr/>
        </w:pPrChange>
      </w:pPr>
      <w:r w:rsidRPr="00EE6FE4">
        <w:rPr>
          <w:rFonts w:ascii="Times New Roman" w:hAnsi="Times New Roman" w:cs="Times New Roman" w:hint="eastAsia"/>
          <w:b/>
          <w:bCs/>
          <w:rPrChange w:id="10" w:author="Charlie X" w:date="2024-08-22T15:24:00Z" w16du:dateUtc="2024-08-22T07:24:00Z">
            <w:rPr>
              <w:rFonts w:hint="eastAsia"/>
            </w:rPr>
          </w:rPrChange>
        </w:rPr>
        <w:t>用新版课程设计模板</w:t>
      </w:r>
    </w:p>
    <w:p w14:paraId="556F1070" w14:textId="19041A54" w:rsidR="006C3C28" w:rsidRPr="00EE6FE4" w:rsidRDefault="006C3C28" w:rsidP="00C41A51">
      <w:pPr>
        <w:pStyle w:val="ListParagraph"/>
        <w:numPr>
          <w:ilvl w:val="0"/>
          <w:numId w:val="3"/>
        </w:numPr>
        <w:rPr>
          <w:rFonts w:ascii="Times New Roman" w:hAnsi="Times New Roman" w:cs="Times New Roman"/>
          <w:b/>
          <w:bCs/>
          <w:rPrChange w:id="11" w:author="Charlie X" w:date="2024-08-22T15:24:00Z" w16du:dateUtc="2024-08-22T07:24:00Z">
            <w:rPr/>
          </w:rPrChange>
        </w:rPr>
        <w:pPrChange w:id="12" w:author="Charlie X" w:date="2024-08-22T15:10:00Z" w16du:dateUtc="2024-08-22T07:10:00Z">
          <w:pPr/>
        </w:pPrChange>
      </w:pPr>
      <w:r w:rsidRPr="00EE6FE4">
        <w:rPr>
          <w:rFonts w:ascii="Times New Roman" w:hAnsi="Times New Roman" w:cs="Times New Roman" w:hint="eastAsia"/>
          <w:b/>
          <w:bCs/>
          <w:rPrChange w:id="13" w:author="Charlie X" w:date="2024-08-22T15:24:00Z" w16du:dateUtc="2024-08-22T07:24:00Z">
            <w:rPr>
              <w:rFonts w:hint="eastAsia"/>
            </w:rPr>
          </w:rPrChange>
        </w:rPr>
        <w:t>根据课程标准把数据和代码管理起来</w:t>
      </w:r>
    </w:p>
    <w:p w14:paraId="614190B1" w14:textId="77777777" w:rsidR="006C3C28" w:rsidRDefault="006C3C28" w:rsidP="006C634F">
      <w:pPr>
        <w:rPr>
          <w:ins w:id="14" w:author="Charlie X" w:date="2024-08-22T14:29:00Z" w16du:dateUtc="2024-08-22T06:29:00Z"/>
          <w:rFonts w:ascii="Times New Roman" w:hAnsi="Times New Roman" w:cs="Times New Roman"/>
          <w:b/>
          <w:bCs/>
        </w:rPr>
      </w:pPr>
    </w:p>
    <w:p w14:paraId="08CDEBEE" w14:textId="20D6888F" w:rsidR="006C634F" w:rsidRPr="00CA0375" w:rsidRDefault="006C634F" w:rsidP="006C634F">
      <w:pPr>
        <w:rPr>
          <w:rFonts w:ascii="Times New Roman" w:hAnsi="Times New Roman" w:cs="Times New Roman"/>
          <w:b/>
          <w:bCs/>
        </w:rPr>
      </w:pPr>
      <w:r w:rsidRPr="00CA0375">
        <w:rPr>
          <w:rFonts w:ascii="Times New Roman" w:hAnsi="Times New Roman" w:cs="Times New Roman"/>
          <w:b/>
          <w:bCs/>
        </w:rPr>
        <w:t>Abstract</w:t>
      </w:r>
    </w:p>
    <w:p w14:paraId="657A7B41" w14:textId="77777777" w:rsidR="005555F3" w:rsidRDefault="005555F3" w:rsidP="006C634F">
      <w:pPr>
        <w:rPr>
          <w:ins w:id="15" w:author="Charlie X" w:date="2024-08-22T14:41:00Z" w16du:dateUtc="2024-08-22T06:41:00Z"/>
          <w:rFonts w:ascii="Times New Roman" w:hAnsi="Times New Roman" w:cs="Times New Roman"/>
        </w:rPr>
      </w:pPr>
    </w:p>
    <w:p w14:paraId="488686CD" w14:textId="22AACFB8" w:rsidR="00CA0375" w:rsidRDefault="00CA0375" w:rsidP="006C634F">
      <w:pPr>
        <w:rPr>
          <w:ins w:id="16" w:author="Charlie X" w:date="2024-08-22T14:31:00Z" w16du:dateUtc="2024-08-22T06:31:00Z"/>
          <w:rFonts w:ascii="Times New Roman" w:hAnsi="Times New Roman" w:cs="Times New Roman"/>
        </w:rPr>
      </w:pPr>
      <w:r w:rsidRPr="00CA0375">
        <w:rPr>
          <w:rFonts w:ascii="Times New Roman" w:hAnsi="Times New Roman" w:cs="Times New Roman"/>
        </w:rPr>
        <w:t xml:space="preserve">This study develops a multimodal disease diagnosis system using ECG and ECHO data from the MIMIC-III and MIMIC-IV databases, which include detailed clinical and physiological records from ICU patients. </w:t>
      </w:r>
      <w:r w:rsidR="00017652" w:rsidRPr="00017652">
        <w:rPr>
          <w:rFonts w:ascii="Times New Roman" w:hAnsi="Times New Roman" w:cs="Times New Roman"/>
        </w:rPr>
        <w:t>Identifying the root cause of left ventricular hypertrophy (LVH) can be challenging due to the overlap in clinical symptoms and cardiac morphology across various conditions.</w:t>
      </w:r>
      <w:r w:rsidR="00E23481">
        <w:rPr>
          <w:rFonts w:ascii="Times New Roman" w:hAnsi="Times New Roman" w:cs="Times New Roman" w:hint="eastAsia"/>
        </w:rPr>
        <w:t xml:space="preserve"> D</w:t>
      </w:r>
      <w:r w:rsidR="00E23481" w:rsidRPr="00E23481">
        <w:rPr>
          <w:rFonts w:ascii="Times New Roman" w:hAnsi="Times New Roman" w:cs="Times New Roman"/>
        </w:rPr>
        <w:t>istinguish</w:t>
      </w:r>
      <w:r w:rsidR="00E23481">
        <w:rPr>
          <w:rFonts w:ascii="Times New Roman" w:hAnsi="Times New Roman" w:cs="Times New Roman" w:hint="eastAsia"/>
        </w:rPr>
        <w:t>ing</w:t>
      </w:r>
      <w:r w:rsidR="00E23481" w:rsidRPr="00E23481">
        <w:rPr>
          <w:rFonts w:ascii="Times New Roman" w:hAnsi="Times New Roman" w:cs="Times New Roman"/>
        </w:rPr>
        <w:t xml:space="preserve"> individuals with hypertrophic cardiomyopathy (HCM) is of major importance for family screening and the prevention of sudden death</w:t>
      </w:r>
      <w:r w:rsidR="00E23481">
        <w:rPr>
          <w:rFonts w:ascii="Times New Roman" w:hAnsi="Times New Roman" w:cs="Times New Roman" w:hint="eastAsia"/>
        </w:rPr>
        <w:t xml:space="preserve">. </w:t>
      </w:r>
      <w:commentRangeStart w:id="17"/>
      <w:del w:id="18" w:author="Charlie X" w:date="2024-08-22T14:42:00Z" w16du:dateUtc="2024-08-22T06:42:00Z">
        <w:r w:rsidRPr="00CA0375" w:rsidDel="001618A4">
          <w:rPr>
            <w:rFonts w:ascii="Times New Roman" w:hAnsi="Times New Roman" w:cs="Times New Roman"/>
          </w:rPr>
          <w:delText>The research</w:delText>
        </w:r>
      </w:del>
      <w:ins w:id="19" w:author="Charlie X" w:date="2024-08-22T14:42:00Z" w16du:dateUtc="2024-08-22T06:42:00Z">
        <w:r w:rsidR="001618A4">
          <w:rPr>
            <w:rFonts w:ascii="Times New Roman" w:hAnsi="Times New Roman" w:cs="Times New Roman" w:hint="eastAsia"/>
          </w:rPr>
          <w:t>We did what</w:t>
        </w:r>
      </w:ins>
      <w:del w:id="20" w:author="Charlie X" w:date="2024-08-22T14:42:00Z" w16du:dateUtc="2024-08-22T06:42:00Z">
        <w:r w:rsidRPr="00CA0375" w:rsidDel="001618A4">
          <w:rPr>
            <w:rFonts w:ascii="Times New Roman" w:hAnsi="Times New Roman" w:cs="Times New Roman"/>
          </w:rPr>
          <w:delText xml:space="preserve"> </w:delText>
        </w:r>
      </w:del>
      <w:ins w:id="21" w:author="Charlie X" w:date="2024-08-22T14:42:00Z" w16du:dateUtc="2024-08-22T06:42:00Z">
        <w:r w:rsidR="001618A4" w:rsidRPr="00CA0375">
          <w:rPr>
            <w:rFonts w:ascii="Times New Roman" w:hAnsi="Times New Roman" w:cs="Times New Roman"/>
          </w:rPr>
          <w:t xml:space="preserve"> </w:t>
        </w:r>
      </w:ins>
      <w:del w:id="22" w:author="Charlie X" w:date="2024-08-22T14:42:00Z" w16du:dateUtc="2024-08-22T06:42:00Z">
        <w:r w:rsidRPr="00CA0375" w:rsidDel="001618A4">
          <w:rPr>
            <w:rFonts w:ascii="Times New Roman" w:hAnsi="Times New Roman" w:cs="Times New Roman"/>
          </w:rPr>
          <w:delText xml:space="preserve">involves </w:delText>
        </w:r>
      </w:del>
      <w:r w:rsidRPr="00CA0375">
        <w:rPr>
          <w:rFonts w:ascii="Times New Roman" w:hAnsi="Times New Roman" w:cs="Times New Roman"/>
        </w:rPr>
        <w:t>preprocessing and feature extraction to ensure data quality. Convolutional neural networks (CNN) are employed to analyze ECG signals, while recurrent neural networks (RNN) with attention mechanisms process ECHO data. These data are then integrated using advanced multimodal fusion techniques. The system is validated across multiple cohorts, including internal and prospective validation sets. The results demonstrate that the multimodal approach significantly improves the accuracy of diagnosing cardiac diseases, such as arrhythmias and heart failure, compared to traditional single-modality methods. This highlights the potential of multimodal data fusion in enhancing clinical diagnostic accuracy and advancing medical AI applications.</w:t>
      </w:r>
      <w:commentRangeEnd w:id="17"/>
      <w:r w:rsidR="00FE03AF">
        <w:rPr>
          <w:rStyle w:val="CommentReference"/>
        </w:rPr>
        <w:commentReference w:id="17"/>
      </w:r>
    </w:p>
    <w:p w14:paraId="3392D943" w14:textId="77777777" w:rsidR="002B13DC" w:rsidRPr="00CA0375" w:rsidRDefault="002B13DC" w:rsidP="006C634F">
      <w:pPr>
        <w:rPr>
          <w:rFonts w:ascii="Times New Roman" w:hAnsi="Times New Roman" w:cs="Times New Roman"/>
        </w:rPr>
      </w:pPr>
    </w:p>
    <w:p w14:paraId="2BD8C93F" w14:textId="2776203F" w:rsidR="00CA0375" w:rsidRPr="00CA0375" w:rsidRDefault="00CA0375" w:rsidP="006C634F">
      <w:pPr>
        <w:rPr>
          <w:rFonts w:ascii="Times New Roman Regular" w:hAnsi="Times New Roman Regular" w:cs="Times New Roman Regular"/>
          <w:b/>
          <w:bCs/>
        </w:rPr>
      </w:pPr>
      <w:r>
        <w:rPr>
          <w:rFonts w:ascii="Times New Roman Regular" w:hAnsi="Times New Roman Regular" w:cs="Times New Roman Regular"/>
          <w:b/>
          <w:bCs/>
        </w:rPr>
        <w:t>Keywords</w:t>
      </w:r>
      <w:r w:rsidRPr="003968E6">
        <w:rPr>
          <w:rFonts w:ascii="Times New Roman Regular" w:hAnsi="Times New Roman Regular" w:cs="Times New Roman Regular" w:hint="eastAsia"/>
          <w:b/>
          <w:bCs/>
        </w:rPr>
        <w:t xml:space="preserve">: </w:t>
      </w:r>
      <w:r>
        <w:rPr>
          <w:rFonts w:ascii="Times New Roman Regular" w:hAnsi="Times New Roman Regular" w:cs="Times New Roman Regular" w:hint="eastAsia"/>
          <w:b/>
          <w:bCs/>
        </w:rPr>
        <w:t xml:space="preserve">ECG, ECHO, Deep Learning, </w:t>
      </w:r>
      <w:proofErr w:type="spellStart"/>
      <w:r w:rsidR="00FD3A66" w:rsidRPr="00FD3A66">
        <w:rPr>
          <w:rFonts w:ascii="Times New Roman Regular" w:hAnsi="Times New Roman Regular" w:cs="Times New Roman Regular"/>
          <w:b/>
          <w:bCs/>
        </w:rPr>
        <w:t>Multi</w:t>
      </w:r>
      <w:r w:rsidR="00FD3A66">
        <w:rPr>
          <w:rFonts w:ascii="Times New Roman Regular" w:hAnsi="Times New Roman Regular" w:cs="Times New Roman Regular" w:hint="eastAsia"/>
          <w:b/>
          <w:bCs/>
        </w:rPr>
        <w:t>m</w:t>
      </w:r>
      <w:r w:rsidR="00FD3A66" w:rsidRPr="00FD3A66">
        <w:rPr>
          <w:rFonts w:ascii="Times New Roman Regular" w:hAnsi="Times New Roman Regular" w:cs="Times New Roman Regular"/>
          <w:b/>
          <w:bCs/>
        </w:rPr>
        <w:t>odal</w:t>
      </w:r>
      <w:del w:id="23" w:author="Charlie X" w:date="2024-08-22T14:43:00Z" w16du:dateUtc="2024-08-22T06:43:00Z">
        <w:r w:rsidR="00FD3A66" w:rsidRPr="00FD3A66" w:rsidDel="00FE03AF">
          <w:rPr>
            <w:rFonts w:ascii="Times New Roman Regular" w:hAnsi="Times New Roman Regular" w:cs="Times New Roman Regular"/>
            <w:b/>
            <w:bCs/>
          </w:rPr>
          <w:delText xml:space="preserve"> </w:delText>
        </w:r>
      </w:del>
      <w:ins w:id="24" w:author="Charlie X" w:date="2024-08-22T14:44:00Z" w16du:dateUtc="2024-08-22T06:44:00Z">
        <w:r w:rsidR="00FE03AF">
          <w:rPr>
            <w:rFonts w:ascii="Times New Roman Regular" w:hAnsi="Times New Roman Regular" w:cs="Times New Roman Regular" w:hint="eastAsia"/>
            <w:b/>
            <w:bCs/>
          </w:rPr>
          <w:t>Fusion</w:t>
        </w:r>
      </w:ins>
      <w:proofErr w:type="spellEnd"/>
      <w:del w:id="25" w:author="Charlie X" w:date="2024-08-22T14:43:00Z" w16du:dateUtc="2024-08-22T06:43:00Z">
        <w:r w:rsidR="00FD3A66" w:rsidRPr="00FD3A66" w:rsidDel="00FE03AF">
          <w:rPr>
            <w:rFonts w:ascii="Times New Roman Regular" w:hAnsi="Times New Roman Regular" w:cs="Times New Roman Regular"/>
            <w:b/>
            <w:bCs/>
          </w:rPr>
          <w:delText>Machine Learning</w:delText>
        </w:r>
      </w:del>
      <w:r w:rsidR="00FD3A66">
        <w:rPr>
          <w:rFonts w:ascii="Times New Roman Regular" w:hAnsi="Times New Roman Regular" w:cs="Times New Roman Regular" w:hint="eastAsia"/>
          <w:b/>
          <w:bCs/>
        </w:rPr>
        <w:t xml:space="preserve">, </w:t>
      </w:r>
      <w:ins w:id="26" w:author="Charlie X" w:date="2024-08-22T14:44:00Z" w16du:dateUtc="2024-08-22T06:44:00Z">
        <w:r w:rsidR="00C13846">
          <w:rPr>
            <w:rFonts w:ascii="Times New Roman Regular" w:hAnsi="Times New Roman Regular" w:cs="Times New Roman Regular" w:hint="eastAsia"/>
            <w:b/>
            <w:bCs/>
          </w:rPr>
          <w:t xml:space="preserve">Heart </w:t>
        </w:r>
      </w:ins>
      <w:r w:rsidR="00FD3A66">
        <w:rPr>
          <w:rFonts w:ascii="Times New Roman Regular" w:hAnsi="Times New Roman Regular" w:cs="Times New Roman Regular" w:hint="eastAsia"/>
          <w:b/>
          <w:bCs/>
        </w:rPr>
        <w:t>D</w:t>
      </w:r>
      <w:r w:rsidR="00FD3A66" w:rsidRPr="00FD3A66">
        <w:rPr>
          <w:rFonts w:ascii="Times New Roman Regular" w:hAnsi="Times New Roman Regular" w:cs="Times New Roman Regular"/>
          <w:b/>
          <w:bCs/>
        </w:rPr>
        <w:t xml:space="preserve">isease </w:t>
      </w:r>
      <w:r w:rsidR="00FD3A66">
        <w:rPr>
          <w:rFonts w:ascii="Times New Roman Regular" w:hAnsi="Times New Roman Regular" w:cs="Times New Roman Regular" w:hint="eastAsia"/>
          <w:b/>
          <w:bCs/>
        </w:rPr>
        <w:t>D</w:t>
      </w:r>
      <w:r w:rsidR="00FD3A66" w:rsidRPr="00FD3A66">
        <w:rPr>
          <w:rFonts w:ascii="Times New Roman Regular" w:hAnsi="Times New Roman Regular" w:cs="Times New Roman Regular"/>
          <w:b/>
          <w:bCs/>
        </w:rPr>
        <w:t>iagnosis</w:t>
      </w:r>
    </w:p>
    <w:p w14:paraId="31E9A378" w14:textId="77777777" w:rsidR="00CA0375" w:rsidRDefault="00CA0375" w:rsidP="006C634F"/>
    <w:p w14:paraId="57D1E679" w14:textId="6BEE30F3" w:rsidR="006C634F" w:rsidRPr="00CA0375" w:rsidRDefault="006C634F" w:rsidP="006C634F">
      <w:pPr>
        <w:rPr>
          <w:rFonts w:ascii="Times New Roman" w:hAnsi="Times New Roman" w:cs="Times New Roman"/>
          <w:b/>
          <w:bCs/>
        </w:rPr>
      </w:pPr>
      <w:r w:rsidRPr="00CA0375">
        <w:rPr>
          <w:rFonts w:ascii="Times New Roman" w:hAnsi="Times New Roman" w:cs="Times New Roman"/>
          <w:b/>
          <w:bCs/>
        </w:rPr>
        <w:t>Introduction</w:t>
      </w:r>
    </w:p>
    <w:p w14:paraId="5B4BAC8B" w14:textId="77777777" w:rsidR="004E18CE" w:rsidRDefault="00E23481" w:rsidP="00E23481">
      <w:pPr>
        <w:rPr>
          <w:ins w:id="27" w:author="Charlie X" w:date="2024-08-22T14:55:00Z" w16du:dateUtc="2024-08-22T06:55:00Z"/>
          <w:rFonts w:ascii="Times New Roman" w:hAnsi="Times New Roman" w:cs="Times New Roman"/>
        </w:rPr>
      </w:pPr>
      <w:r w:rsidRPr="00E23481">
        <w:rPr>
          <w:rFonts w:ascii="Times New Roman" w:hAnsi="Times New Roman" w:cs="Times New Roman"/>
        </w:rPr>
        <w:t xml:space="preserve">Deep learning models specifically focused on </w:t>
      </w:r>
      <w:ins w:id="28" w:author="Charlie X" w:date="2024-08-22T14:45:00Z" w16du:dateUtc="2024-08-22T06:45:00Z">
        <w:r w:rsidR="00715E82">
          <w:rPr>
            <w:rFonts w:ascii="Times New Roman" w:hAnsi="Times New Roman" w:cs="Times New Roman" w:hint="eastAsia"/>
          </w:rPr>
          <w:t xml:space="preserve">a </w:t>
        </w:r>
      </w:ins>
      <w:r w:rsidRPr="00E23481">
        <w:rPr>
          <w:rFonts w:ascii="Times New Roman" w:hAnsi="Times New Roman" w:cs="Times New Roman"/>
        </w:rPr>
        <w:t xml:space="preserve">single </w:t>
      </w:r>
      <w:del w:id="29" w:author="Charlie X" w:date="2024-08-22T14:46:00Z" w16du:dateUtc="2024-08-22T06:46:00Z">
        <w:r w:rsidRPr="00E23481" w:rsidDel="00F42711">
          <w:rPr>
            <w:rFonts w:ascii="Times New Roman" w:hAnsi="Times New Roman" w:cs="Times New Roman"/>
          </w:rPr>
          <w:delText>modali</w:delText>
        </w:r>
      </w:del>
      <w:del w:id="30" w:author="Charlie X" w:date="2024-08-22T14:45:00Z" w16du:dateUtc="2024-08-22T06:45:00Z">
        <w:r w:rsidRPr="00E23481" w:rsidDel="00715E82">
          <w:rPr>
            <w:rFonts w:ascii="Times New Roman" w:hAnsi="Times New Roman" w:cs="Times New Roman"/>
          </w:rPr>
          <w:delText>ties</w:delText>
        </w:r>
      </w:del>
      <w:del w:id="31" w:author="Charlie X" w:date="2024-08-22T14:46:00Z" w16du:dateUtc="2024-08-22T06:46:00Z">
        <w:r w:rsidRPr="00E23481" w:rsidDel="00F42711">
          <w:rPr>
            <w:rFonts w:ascii="Times New Roman" w:hAnsi="Times New Roman" w:cs="Times New Roman"/>
          </w:rPr>
          <w:delText xml:space="preserve"> in cardiology have shown impressive results for arrhythmia detection, age, and other clinical</w:delText>
        </w:r>
      </w:del>
      <w:ins w:id="32" w:author="Charlie X" w:date="2024-08-22T14:46:00Z" w16du:dateUtc="2024-08-22T06:46:00Z">
        <w:r w:rsidR="00F42711">
          <w:rPr>
            <w:rFonts w:ascii="Times New Roman" w:hAnsi="Times New Roman" w:cs="Times New Roman"/>
          </w:rPr>
          <w:t>modality in cardiology have shown impressive results for arrhythmia detection, age, and other clinically</w:t>
        </w:r>
      </w:ins>
      <w:r w:rsidRPr="00E23481">
        <w:rPr>
          <w:rFonts w:ascii="Times New Roman" w:hAnsi="Times New Roman" w:cs="Times New Roman"/>
        </w:rPr>
        <w:t xml:space="preserve"> actionable insights</w:t>
      </w:r>
      <w:r w:rsidR="001E06B3" w:rsidRPr="00E23481">
        <w:rPr>
          <w:rFonts w:ascii="Times New Roman" w:hAnsi="Times New Roman" w:cs="Times New Roman"/>
        </w:rPr>
        <w:t xml:space="preserve"> </w:t>
      </w:r>
      <w:r w:rsidR="001E06B3">
        <w:rPr>
          <w:rFonts w:ascii="Times New Roman" w:hAnsi="Times New Roman" w:cs="Times New Roman" w:hint="eastAsia"/>
        </w:rPr>
        <w:t>[1]</w:t>
      </w:r>
      <w:r w:rsidRPr="00E23481">
        <w:rPr>
          <w:rFonts w:ascii="Times New Roman" w:hAnsi="Times New Roman" w:cs="Times New Roman"/>
        </w:rPr>
        <w:t>. Previously Ko </w:t>
      </w:r>
      <w:r w:rsidRPr="00E23481">
        <w:rPr>
          <w:rFonts w:ascii="Times New Roman" w:hAnsi="Times New Roman" w:cs="Times New Roman"/>
          <w:i/>
          <w:iCs/>
        </w:rPr>
        <w:t>et al</w:t>
      </w:r>
      <w:r w:rsidRPr="00E23481">
        <w:rPr>
          <w:rFonts w:ascii="Times New Roman" w:hAnsi="Times New Roman" w:cs="Times New Roman"/>
        </w:rPr>
        <w:t xml:space="preserve">., focused on using convolutional neural networks (CNN) for </w:t>
      </w:r>
      <w:r w:rsidRPr="00A26CA1">
        <w:rPr>
          <w:rFonts w:ascii="Times New Roman" w:hAnsi="Times New Roman" w:cs="Times New Roman"/>
          <w:highlight w:val="yellow"/>
          <w:rPrChange w:id="33" w:author="Charlie X" w:date="2024-08-22T14:47:00Z" w16du:dateUtc="2024-08-22T06:47:00Z">
            <w:rPr>
              <w:rFonts w:ascii="Times New Roman" w:hAnsi="Times New Roman" w:cs="Times New Roman"/>
            </w:rPr>
          </w:rPrChange>
        </w:rPr>
        <w:t>ECG</w:t>
      </w:r>
      <w:r w:rsidRPr="00E23481">
        <w:rPr>
          <w:rFonts w:ascii="Times New Roman" w:hAnsi="Times New Roman" w:cs="Times New Roman"/>
        </w:rPr>
        <w:t xml:space="preserve"> interpretation with respect to </w:t>
      </w:r>
      <w:ins w:id="34" w:author="Charlie X" w:date="2024-08-22T14:51:00Z" w16du:dateUtc="2024-08-22T06:51:00Z">
        <w:r w:rsidR="001A3121" w:rsidRPr="00E23481">
          <w:rPr>
            <w:rFonts w:ascii="Times New Roman" w:hAnsi="Times New Roman" w:cs="Times New Roman"/>
          </w:rPr>
          <w:t>hypertrophic cardiomyopathy</w:t>
        </w:r>
        <w:r w:rsidR="001A3121" w:rsidRPr="001A3121">
          <w:rPr>
            <w:rFonts w:ascii="Times New Roman" w:hAnsi="Times New Roman" w:cs="Times New Roman"/>
            <w:highlight w:val="yellow"/>
          </w:rPr>
          <w:t xml:space="preserve"> </w:t>
        </w:r>
        <w:r w:rsidR="001A3121">
          <w:rPr>
            <w:rFonts w:ascii="Times New Roman" w:hAnsi="Times New Roman" w:cs="Times New Roman" w:hint="eastAsia"/>
            <w:highlight w:val="yellow"/>
          </w:rPr>
          <w:t>(</w:t>
        </w:r>
      </w:ins>
      <w:commentRangeStart w:id="35"/>
      <w:r w:rsidRPr="00A26CA1">
        <w:rPr>
          <w:rFonts w:ascii="Times New Roman" w:hAnsi="Times New Roman" w:cs="Times New Roman"/>
          <w:highlight w:val="yellow"/>
          <w:rPrChange w:id="36" w:author="Charlie X" w:date="2024-08-22T14:47:00Z" w16du:dateUtc="2024-08-22T06:47:00Z">
            <w:rPr>
              <w:rFonts w:ascii="Times New Roman" w:hAnsi="Times New Roman" w:cs="Times New Roman"/>
            </w:rPr>
          </w:rPrChange>
        </w:rPr>
        <w:t>HCM</w:t>
      </w:r>
      <w:ins w:id="37" w:author="Charlie X" w:date="2024-08-22T14:51:00Z" w16du:dateUtc="2024-08-22T06:51:00Z">
        <w:r w:rsidR="001A3121">
          <w:rPr>
            <w:rFonts w:ascii="Times New Roman" w:hAnsi="Times New Roman" w:cs="Times New Roman" w:hint="eastAsia"/>
            <w:highlight w:val="yellow"/>
          </w:rPr>
          <w:t>)</w:t>
        </w:r>
      </w:ins>
      <w:r w:rsidR="001E06B3" w:rsidRPr="00A26CA1">
        <w:rPr>
          <w:rFonts w:ascii="Times New Roman" w:hAnsi="Times New Roman" w:cs="Times New Roman"/>
          <w:highlight w:val="yellow"/>
          <w:rPrChange w:id="38" w:author="Charlie X" w:date="2024-08-22T14:47:00Z" w16du:dateUtc="2024-08-22T06:47:00Z">
            <w:rPr>
              <w:rFonts w:ascii="Times New Roman" w:hAnsi="Times New Roman" w:cs="Times New Roman"/>
            </w:rPr>
          </w:rPrChange>
        </w:rPr>
        <w:t xml:space="preserve"> </w:t>
      </w:r>
      <w:commentRangeEnd w:id="35"/>
      <w:r w:rsidR="00A26CA1" w:rsidRPr="00A26CA1">
        <w:rPr>
          <w:rStyle w:val="CommentReference"/>
          <w:highlight w:val="yellow"/>
          <w:rPrChange w:id="39" w:author="Charlie X" w:date="2024-08-22T14:47:00Z" w16du:dateUtc="2024-08-22T06:47:00Z">
            <w:rPr>
              <w:rStyle w:val="CommentReference"/>
            </w:rPr>
          </w:rPrChange>
        </w:rPr>
        <w:commentReference w:id="35"/>
      </w:r>
      <w:commentRangeStart w:id="40"/>
      <w:r w:rsidR="001E06B3">
        <w:rPr>
          <w:rFonts w:ascii="Times New Roman" w:hAnsi="Times New Roman" w:cs="Times New Roman" w:hint="eastAsia"/>
        </w:rPr>
        <w:t>[2]</w:t>
      </w:r>
      <w:commentRangeEnd w:id="40"/>
      <w:r w:rsidR="00A26CA1">
        <w:rPr>
          <w:rStyle w:val="CommentReference"/>
        </w:rPr>
        <w:commentReference w:id="40"/>
      </w:r>
      <w:r w:rsidRPr="00E23481">
        <w:rPr>
          <w:rFonts w:ascii="Times New Roman" w:hAnsi="Times New Roman" w:cs="Times New Roman"/>
        </w:rPr>
        <w:t>. They showed high discriminatory power in classifying HCM against a background population of left ventricular hypertrophy by ECG alone. However, approximately 28-30% of HCM cases had concurrent hypertension, inhibiting a direct comparison of possible distinction between HCM and hypertension. Zhang </w:t>
      </w:r>
      <w:del w:id="41" w:author="Charlie X" w:date="2024-08-22T14:48:00Z" w16du:dateUtc="2024-08-22T06:48:00Z">
        <w:r w:rsidRPr="00E23481" w:rsidDel="00A26CA1">
          <w:rPr>
            <w:rFonts w:ascii="Times New Roman" w:hAnsi="Times New Roman" w:cs="Times New Roman"/>
            <w:i/>
            <w:iCs/>
          </w:rPr>
          <w:delText>et al</w:delText>
        </w:r>
      </w:del>
      <w:ins w:id="42" w:author="Charlie X" w:date="2024-08-22T14:49:00Z" w16du:dateUtc="2024-08-22T06:49:00Z">
        <w:r w:rsidR="00577396">
          <w:rPr>
            <w:rFonts w:ascii="Times New Roman" w:hAnsi="Times New Roman" w:cs="Times New Roman" w:hint="eastAsia"/>
            <w:i/>
            <w:iCs/>
          </w:rPr>
          <w:t>.</w:t>
        </w:r>
      </w:ins>
      <w:del w:id="43" w:author="Charlie X" w:date="2024-08-22T14:48:00Z" w16du:dateUtc="2024-08-22T06:48:00Z">
        <w:r w:rsidRPr="00E23481" w:rsidDel="00A26CA1">
          <w:rPr>
            <w:rFonts w:ascii="Times New Roman" w:hAnsi="Times New Roman" w:cs="Times New Roman"/>
          </w:rPr>
          <w:delText> </w:delText>
        </w:r>
        <w:r w:rsidR="001E06B3" w:rsidDel="00A26CA1">
          <w:rPr>
            <w:rFonts w:ascii="Times New Roman" w:hAnsi="Times New Roman" w:cs="Times New Roman" w:hint="eastAsia"/>
          </w:rPr>
          <w:delText>[3]</w:delText>
        </w:r>
        <w:r w:rsidR="001E06B3" w:rsidRPr="00E23481" w:rsidDel="00A26CA1">
          <w:rPr>
            <w:rFonts w:ascii="Times New Roman" w:hAnsi="Times New Roman" w:cs="Times New Roman"/>
          </w:rPr>
          <w:delText> </w:delText>
        </w:r>
      </w:del>
      <w:ins w:id="44" w:author="Charlie X" w:date="2024-08-22T14:49:00Z" w16du:dateUtc="2024-08-22T06:49:00Z">
        <w:r w:rsidR="00577396" w:rsidRPr="001E06B3" w:rsidDel="00A26CA1">
          <w:rPr>
            <w:rFonts w:ascii="Times New Roman" w:hAnsi="Times New Roman" w:cs="Times New Roman"/>
          </w:rPr>
          <w:t xml:space="preserve"> </w:t>
        </w:r>
      </w:ins>
      <w:del w:id="45" w:author="Charlie X" w:date="2024-08-22T14:48:00Z" w16du:dateUtc="2024-08-22T06:48:00Z">
        <w:r w:rsidR="001E06B3" w:rsidRPr="001E06B3" w:rsidDel="00A26CA1">
          <w:rPr>
            <w:rFonts w:ascii="Times New Roman" w:hAnsi="Times New Roman" w:cs="Times New Roman"/>
          </w:rPr>
          <w:delText>focuses</w:delText>
        </w:r>
      </w:del>
      <w:ins w:id="46" w:author="Charlie X" w:date="2024-08-22T14:49:00Z" w16du:dateUtc="2024-08-22T06:49:00Z">
        <w:r w:rsidR="00577396">
          <w:rPr>
            <w:rFonts w:ascii="Times New Roman" w:hAnsi="Times New Roman" w:cs="Times New Roman"/>
          </w:rPr>
          <w:t xml:space="preserve">focus </w:t>
        </w:r>
      </w:ins>
      <w:ins w:id="47" w:author="Charlie X" w:date="2024-08-22T14:48:00Z" w16du:dateUtc="2024-08-22T06:48:00Z">
        <w:r w:rsidR="00A26CA1">
          <w:rPr>
            <w:rFonts w:ascii="Times New Roman" w:hAnsi="Times New Roman" w:cs="Times New Roman"/>
            <w:i/>
            <w:iCs/>
          </w:rPr>
          <w:t>al. [3</w:t>
        </w:r>
      </w:ins>
      <w:del w:id="48" w:author="Charlie X" w:date="2024-08-22T14:49:00Z" w16du:dateUtc="2024-08-22T06:49:00Z">
        <w:r w:rsidR="001E06B3" w:rsidRPr="001E06B3" w:rsidDel="00577396">
          <w:rPr>
            <w:rFonts w:ascii="Times New Roman" w:hAnsi="Times New Roman" w:cs="Times New Roman"/>
          </w:rPr>
          <w:delText xml:space="preserve"> </w:delText>
        </w:r>
        <w:r w:rsidRPr="00E23481" w:rsidDel="00577396">
          <w:rPr>
            <w:rFonts w:ascii="Times New Roman" w:hAnsi="Times New Roman" w:cs="Times New Roman"/>
          </w:rPr>
          <w:delText>exclusively</w:delText>
        </w:r>
      </w:del>
      <w:ins w:id="49" w:author="Charlie X" w:date="2024-08-22T14:49:00Z" w16du:dateUtc="2024-08-22T06:49:00Z">
        <w:r w:rsidR="00577396">
          <w:rPr>
            <w:rFonts w:ascii="Times New Roman" w:hAnsi="Times New Roman" w:cs="Times New Roman"/>
            <w:i/>
            <w:iCs/>
          </w:rPr>
          <w:t>] exclusively</w:t>
        </w:r>
      </w:ins>
      <w:r w:rsidRPr="00E23481">
        <w:rPr>
          <w:rFonts w:ascii="Times New Roman" w:hAnsi="Times New Roman" w:cs="Times New Roman"/>
        </w:rPr>
        <w:t xml:space="preserve"> on echocardiograms in a fully automated approach to disease detection. </w:t>
      </w:r>
    </w:p>
    <w:p w14:paraId="574DAE61" w14:textId="77777777" w:rsidR="004E18CE" w:rsidRDefault="004E18CE" w:rsidP="00E23481">
      <w:pPr>
        <w:rPr>
          <w:ins w:id="50" w:author="Charlie X" w:date="2024-08-22T14:55:00Z" w16du:dateUtc="2024-08-22T06:55:00Z"/>
          <w:rFonts w:ascii="Times New Roman" w:hAnsi="Times New Roman" w:cs="Times New Roman"/>
        </w:rPr>
      </w:pPr>
    </w:p>
    <w:p w14:paraId="5FF34DA5" w14:textId="646CC591" w:rsidR="00E23481" w:rsidRDefault="00F749AB" w:rsidP="006C634F">
      <w:pPr>
        <w:rPr>
          <w:rFonts w:ascii="Times New Roman" w:hAnsi="Times New Roman" w:cs="Times New Roman"/>
        </w:rPr>
      </w:pPr>
      <w:proofErr w:type="gramStart"/>
      <w:r>
        <w:rPr>
          <w:rFonts w:ascii="Times New Roman" w:hAnsi="Times New Roman" w:cs="Times New Roman" w:hint="eastAsia"/>
        </w:rPr>
        <w:t>These</w:t>
      </w:r>
      <w:r w:rsidR="00E23481" w:rsidRPr="00F749AB">
        <w:rPr>
          <w:rFonts w:ascii="Times New Roman" w:hAnsi="Times New Roman" w:cs="Times New Roman"/>
        </w:rPr>
        <w:t xml:space="preserve"> previous approach</w:t>
      </w:r>
      <w:proofErr w:type="gramEnd"/>
      <w:r w:rsidR="00E23481" w:rsidRPr="00F749AB">
        <w:rPr>
          <w:rFonts w:ascii="Times New Roman" w:hAnsi="Times New Roman" w:cs="Times New Roman"/>
        </w:rPr>
        <w:t xml:space="preserve"> successfully used both ECG and echocardiogram data individually with a stepwise approach to diagnosis of cardiac amyloidosis</w:t>
      </w:r>
      <w:r w:rsidR="00E23481" w:rsidRPr="00E23481">
        <w:rPr>
          <w:rFonts w:ascii="Times New Roman" w:hAnsi="Times New Roman" w:cs="Times New Roman"/>
        </w:rPr>
        <w:t>, </w:t>
      </w:r>
      <w:r w:rsidR="001E06B3">
        <w:rPr>
          <w:rFonts w:ascii="Times New Roman" w:hAnsi="Times New Roman" w:cs="Times New Roman" w:hint="eastAsia"/>
        </w:rPr>
        <w:t>[</w:t>
      </w:r>
      <w:commentRangeStart w:id="51"/>
      <w:r w:rsidR="001E06B3">
        <w:rPr>
          <w:rFonts w:ascii="Times New Roman" w:hAnsi="Times New Roman" w:cs="Times New Roman" w:hint="eastAsia"/>
        </w:rPr>
        <w:t>5</w:t>
      </w:r>
      <w:commentRangeEnd w:id="51"/>
      <w:r w:rsidR="00882AA7">
        <w:rPr>
          <w:rStyle w:val="CommentReference"/>
        </w:rPr>
        <w:commentReference w:id="51"/>
      </w:r>
      <w:r w:rsidR="001E06B3">
        <w:rPr>
          <w:rFonts w:ascii="Times New Roman" w:hAnsi="Times New Roman" w:cs="Times New Roman" w:hint="eastAsia"/>
        </w:rPr>
        <w:t xml:space="preserve">] </w:t>
      </w:r>
    </w:p>
    <w:p w14:paraId="6EE75FB7" w14:textId="77777777" w:rsidR="00E07BB8" w:rsidRPr="00E23481" w:rsidRDefault="00E07BB8" w:rsidP="006C634F">
      <w:pPr>
        <w:rPr>
          <w:rFonts w:ascii="Times New Roman" w:hAnsi="Times New Roman" w:cs="Times New Roman"/>
        </w:rPr>
      </w:pPr>
    </w:p>
    <w:p w14:paraId="45AED2EA" w14:textId="0F30A867" w:rsidR="0034771A" w:rsidRDefault="006C634F" w:rsidP="0034771A">
      <w:pPr>
        <w:rPr>
          <w:ins w:id="52" w:author="Charlie X" w:date="2024-08-22T15:01:00Z" w16du:dateUtc="2024-08-22T07:01:00Z"/>
          <w:rFonts w:ascii="Times New Roman" w:hAnsi="Times New Roman" w:cs="Times New Roman"/>
        </w:rPr>
      </w:pPr>
      <w:commentRangeStart w:id="53"/>
      <w:r w:rsidRPr="00CA0375">
        <w:rPr>
          <w:rFonts w:ascii="Times New Roman" w:hAnsi="Times New Roman" w:cs="Times New Roman"/>
        </w:rPr>
        <w:t>Multimodal</w:t>
      </w:r>
      <w:commentRangeEnd w:id="53"/>
      <w:r w:rsidR="0034771A">
        <w:rPr>
          <w:rStyle w:val="CommentReference"/>
        </w:rPr>
        <w:commentReference w:id="53"/>
      </w:r>
      <w:r w:rsidRPr="00CA0375">
        <w:rPr>
          <w:rFonts w:ascii="Times New Roman" w:hAnsi="Times New Roman" w:cs="Times New Roman"/>
        </w:rPr>
        <w:t xml:space="preserve"> data analysis has gained increasing importance in medical research for improving the </w:t>
      </w:r>
      <w:r w:rsidRPr="00CA0375">
        <w:rPr>
          <w:rFonts w:ascii="Times New Roman" w:hAnsi="Times New Roman" w:cs="Times New Roman"/>
        </w:rPr>
        <w:lastRenderedPageBreak/>
        <w:t>precision and reliability of disease diagnosis. With the rapid expansion of medical data and the advancement of artificial intelligence, approaches based on multimodal data are receiving growing attention. Traditional single-modality diagnostic methods often fail to capture the complexity of certain medical conditions, prompting a shift towards combining multiple data types, such as ECG and ECHO, for more accurate cardiac disease diagnosis.</w:t>
      </w:r>
      <w:r w:rsidR="00F269E3">
        <w:rPr>
          <w:rFonts w:ascii="Times New Roman" w:hAnsi="Times New Roman" w:cs="Times New Roman" w:hint="eastAsia"/>
        </w:rPr>
        <w:t xml:space="preserve"> [6][7]</w:t>
      </w:r>
      <w:ins w:id="54" w:author="Charlie X" w:date="2024-08-22T15:01:00Z" w16du:dateUtc="2024-08-22T07:01:00Z">
        <w:r w:rsidR="0034771A" w:rsidRPr="0034771A">
          <w:rPr>
            <w:rFonts w:ascii="Times New Roman" w:hAnsi="Times New Roman" w:cs="Times New Roman"/>
          </w:rPr>
          <w:t xml:space="preserve"> </w:t>
        </w:r>
        <w:r w:rsidR="0034771A" w:rsidRPr="00E23481">
          <w:rPr>
            <w:rFonts w:ascii="Times New Roman" w:hAnsi="Times New Roman" w:cs="Times New Roman"/>
          </w:rPr>
          <w:t>whereas here we focus on fusion method applications of multimodal deep learning of electrocardiograms and echocardiograms together.</w:t>
        </w:r>
      </w:ins>
    </w:p>
    <w:p w14:paraId="2A8398C9" w14:textId="5EDE3F56" w:rsidR="006C634F" w:rsidRPr="00CA0375" w:rsidRDefault="006C634F" w:rsidP="006C634F">
      <w:pPr>
        <w:rPr>
          <w:rFonts w:ascii="Times New Roman" w:hAnsi="Times New Roman" w:cs="Times New Roman"/>
        </w:rPr>
      </w:pPr>
    </w:p>
    <w:p w14:paraId="15890EEB" w14:textId="30A61349" w:rsidR="006C634F" w:rsidRPr="00CA0375" w:rsidRDefault="00CA0375" w:rsidP="00CA0375">
      <w:pPr>
        <w:jc w:val="center"/>
        <w:rPr>
          <w:rFonts w:ascii="Times New Roman" w:hAnsi="Times New Roman" w:cs="Times New Roman"/>
        </w:rPr>
      </w:pPr>
      <w:r w:rsidRPr="00CA0375">
        <w:rPr>
          <w:rFonts w:ascii="Times New Roman" w:hAnsi="Times New Roman" w:cs="Times New Roman"/>
          <w:noProof/>
        </w:rPr>
        <w:drawing>
          <wp:inline distT="0" distB="0" distL="0" distR="0" wp14:anchorId="6E3EAAFD" wp14:editId="68E9E197">
            <wp:extent cx="4236720" cy="1863554"/>
            <wp:effectExtent l="0" t="0" r="0" b="3810"/>
            <wp:docPr id="47372259"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2259" name=""/>
                    <pic:cNvPicPr/>
                  </pic:nvPicPr>
                  <pic:blipFill rotWithShape="1">
                    <a:blip r:embed="rId11">
                      <a:extLst>
                        <a:ext uri="{96DAC541-7B7A-43D3-8B79-37D633B846F1}">
                          <asvg:svgBlip xmlns:asvg="http://schemas.microsoft.com/office/drawing/2016/SVG/main" r:embed="rId12"/>
                        </a:ext>
                      </a:extLst>
                    </a:blip>
                    <a:srcRect t="21764" r="2481" b="21047"/>
                    <a:stretch/>
                  </pic:blipFill>
                  <pic:spPr bwMode="auto">
                    <a:xfrm>
                      <a:off x="0" y="0"/>
                      <a:ext cx="4247854" cy="1868451"/>
                    </a:xfrm>
                    <a:prstGeom prst="rect">
                      <a:avLst/>
                    </a:prstGeom>
                    <a:ln>
                      <a:noFill/>
                    </a:ln>
                    <a:extLst>
                      <a:ext uri="{53640926-AAD7-44D8-BBD7-CCE9431645EC}">
                        <a14:shadowObscured xmlns:a14="http://schemas.microsoft.com/office/drawing/2010/main"/>
                      </a:ext>
                    </a:extLst>
                  </pic:spPr>
                </pic:pic>
              </a:graphicData>
            </a:graphic>
          </wp:inline>
        </w:drawing>
      </w:r>
    </w:p>
    <w:p w14:paraId="27FED5A5" w14:textId="7A957803" w:rsidR="00CA0375" w:rsidRPr="00CA0375" w:rsidRDefault="00CA0375" w:rsidP="00CA0375">
      <w:pPr>
        <w:jc w:val="center"/>
        <w:rPr>
          <w:rFonts w:ascii="Times New Roman" w:hAnsi="Times New Roman" w:cs="Times New Roman"/>
        </w:rPr>
      </w:pPr>
      <w:r w:rsidRPr="00CA0375">
        <w:rPr>
          <w:rFonts w:ascii="Times New Roman" w:hAnsi="Times New Roman" w:cs="Times New Roman"/>
        </w:rPr>
        <w:t>Figure 1</w:t>
      </w:r>
      <w:r w:rsidR="00E07BB8">
        <w:rPr>
          <w:rFonts w:ascii="Times New Roman" w:hAnsi="Times New Roman" w:cs="Times New Roman" w:hint="eastAsia"/>
        </w:rPr>
        <w:t xml:space="preserve"> ECG and ECHO</w:t>
      </w:r>
    </w:p>
    <w:p w14:paraId="2C2C0F9C" w14:textId="77777777" w:rsidR="00882AA7" w:rsidRDefault="00882AA7" w:rsidP="006C634F">
      <w:pPr>
        <w:rPr>
          <w:ins w:id="55" w:author="Charlie X" w:date="2024-08-22T15:01:00Z" w16du:dateUtc="2024-08-22T07:01:00Z"/>
          <w:rFonts w:ascii="Times New Roman" w:hAnsi="Times New Roman" w:cs="Times New Roman"/>
        </w:rPr>
      </w:pPr>
    </w:p>
    <w:p w14:paraId="460E142E" w14:textId="232401DF" w:rsidR="006C634F" w:rsidRPr="00CA0375" w:rsidRDefault="006C634F" w:rsidP="006C634F">
      <w:pPr>
        <w:rPr>
          <w:rFonts w:ascii="Times New Roman" w:hAnsi="Times New Roman" w:cs="Times New Roman"/>
        </w:rPr>
      </w:pPr>
      <w:r w:rsidRPr="00CA0375">
        <w:rPr>
          <w:rFonts w:ascii="Times New Roman" w:hAnsi="Times New Roman" w:cs="Times New Roman"/>
        </w:rPr>
        <w:t xml:space="preserve">However, effectively integrating diverse medical data types remains a significant challenge. This study </w:t>
      </w:r>
      <w:r w:rsidR="00A619E6">
        <w:rPr>
          <w:rFonts w:ascii="Times New Roman" w:hAnsi="Times New Roman" w:cs="Times New Roman"/>
        </w:rPr>
        <w:t>addresses</w:t>
      </w:r>
      <w:r w:rsidRPr="00CA0375">
        <w:rPr>
          <w:rFonts w:ascii="Times New Roman" w:hAnsi="Times New Roman" w:cs="Times New Roman"/>
        </w:rPr>
        <w:t xml:space="preserve"> this by developing a robust multimodal disease diagnosis system utilizing ECG and ECHO data from the MIMIC-III and MIMIC-IV databases.</w:t>
      </w:r>
      <w:r w:rsidR="00E07BB8" w:rsidRPr="00E07BB8">
        <w:rPr>
          <w:rFonts w:ascii="Times New Roman" w:hAnsi="Times New Roman" w:cs="Times New Roman" w:hint="eastAsia"/>
        </w:rPr>
        <w:t xml:space="preserve"> </w:t>
      </w:r>
      <w:r w:rsidR="00E07BB8">
        <w:rPr>
          <w:rFonts w:ascii="Times New Roman" w:hAnsi="Times New Roman" w:cs="Times New Roman" w:hint="eastAsia"/>
        </w:rPr>
        <w:t>[8]</w:t>
      </w:r>
      <w:r w:rsidRPr="00CA0375">
        <w:rPr>
          <w:rFonts w:ascii="Times New Roman" w:hAnsi="Times New Roman" w:cs="Times New Roman"/>
        </w:rPr>
        <w:t xml:space="preserve"> Unlike previous research, which often focuses on single-modality analysis, this study explores the deep integration of multimodal data using convolutional neural networks (CNNs) and recurrent neural networks (RNNs) with attention mechanisms.</w:t>
      </w:r>
      <w:r w:rsidR="00E07BB8" w:rsidRPr="00E07BB8">
        <w:rPr>
          <w:rFonts w:ascii="Times New Roman" w:hAnsi="Times New Roman" w:cs="Times New Roman" w:hint="eastAsia"/>
        </w:rPr>
        <w:t xml:space="preserve"> </w:t>
      </w:r>
      <w:r w:rsidR="00E07BB8">
        <w:rPr>
          <w:rFonts w:ascii="Times New Roman" w:hAnsi="Times New Roman" w:cs="Times New Roman" w:hint="eastAsia"/>
        </w:rPr>
        <w:t>[9]</w:t>
      </w:r>
      <w:r w:rsidRPr="00CA0375">
        <w:rPr>
          <w:rFonts w:ascii="Times New Roman" w:hAnsi="Times New Roman" w:cs="Times New Roman"/>
        </w:rPr>
        <w:t xml:space="preserve"> The model's generalizability and robustness are ensured through comprehensive validation across multiple cohorts.</w:t>
      </w:r>
    </w:p>
    <w:p w14:paraId="2528F524" w14:textId="4A4C4052" w:rsidR="006C634F" w:rsidRDefault="00ED553E" w:rsidP="006C634F">
      <w:pPr>
        <w:rPr>
          <w:rFonts w:ascii="Times New Roman" w:hAnsi="Times New Roman" w:cs="Times New Roman"/>
        </w:rPr>
      </w:pPr>
      <w:r w:rsidRPr="00ED553E">
        <w:rPr>
          <w:rFonts w:ascii="Times New Roman" w:hAnsi="Times New Roman" w:cs="Times New Roman"/>
          <w:noProof/>
        </w:rPr>
        <w:drawing>
          <wp:inline distT="0" distB="0" distL="0" distR="0" wp14:anchorId="1ACBF726" wp14:editId="219753A0">
            <wp:extent cx="5274310" cy="1972310"/>
            <wp:effectExtent l="0" t="0" r="2540" b="8890"/>
            <wp:docPr id="4959544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972310"/>
                    </a:xfrm>
                    <a:prstGeom prst="rect">
                      <a:avLst/>
                    </a:prstGeom>
                    <a:noFill/>
                    <a:ln>
                      <a:noFill/>
                    </a:ln>
                  </pic:spPr>
                </pic:pic>
              </a:graphicData>
            </a:graphic>
          </wp:inline>
        </w:drawing>
      </w:r>
    </w:p>
    <w:p w14:paraId="025C86D8" w14:textId="2B64B29A" w:rsidR="00ED553E" w:rsidRPr="00CA0375" w:rsidRDefault="00ED553E" w:rsidP="00ED553E">
      <w:pPr>
        <w:jc w:val="center"/>
        <w:rPr>
          <w:rFonts w:ascii="Times New Roman" w:hAnsi="Times New Roman" w:cs="Times New Roman"/>
        </w:rPr>
      </w:pPr>
      <w:commentRangeStart w:id="56"/>
      <w:r>
        <w:rPr>
          <w:rFonts w:ascii="Times New Roman" w:hAnsi="Times New Roman" w:cs="Times New Roman" w:hint="eastAsia"/>
        </w:rPr>
        <w:t>Figure 2</w:t>
      </w:r>
      <w:r w:rsidR="00E07BB8">
        <w:rPr>
          <w:rFonts w:ascii="Times New Roman" w:hAnsi="Times New Roman" w:cs="Times New Roman" w:hint="eastAsia"/>
        </w:rPr>
        <w:t xml:space="preserve"> An Overview of the Model</w:t>
      </w:r>
      <w:commentRangeEnd w:id="56"/>
      <w:r w:rsidR="00A619E6">
        <w:rPr>
          <w:rStyle w:val="CommentReference"/>
        </w:rPr>
        <w:commentReference w:id="56"/>
      </w:r>
    </w:p>
    <w:p w14:paraId="12FD0D2A" w14:textId="77777777" w:rsidR="00A619E6" w:rsidRDefault="00A619E6" w:rsidP="006C634F">
      <w:pPr>
        <w:rPr>
          <w:ins w:id="57" w:author="Charlie X" w:date="2024-08-22T15:02:00Z" w16du:dateUtc="2024-08-22T07:02:00Z"/>
          <w:rFonts w:ascii="Times New Roman" w:hAnsi="Times New Roman" w:cs="Times New Roman"/>
        </w:rPr>
      </w:pPr>
    </w:p>
    <w:p w14:paraId="2F51240C" w14:textId="496A6DA4" w:rsidR="006C634F" w:rsidRDefault="006C634F" w:rsidP="006C634F">
      <w:pPr>
        <w:rPr>
          <w:ins w:id="58" w:author="Charlie X" w:date="2024-08-22T15:04:00Z" w16du:dateUtc="2024-08-22T07:04:00Z"/>
          <w:rFonts w:ascii="Times New Roman" w:hAnsi="Times New Roman" w:cs="Times New Roman"/>
        </w:rPr>
      </w:pPr>
      <w:r w:rsidRPr="00CA0375">
        <w:rPr>
          <w:rFonts w:ascii="Times New Roman" w:hAnsi="Times New Roman" w:cs="Times New Roman"/>
        </w:rPr>
        <w:t xml:space="preserve">Recent advancements in multimodal data analysis have demonstrated its potential, particularly in fields like medical imaging and natural language processing. Multimodal approaches have shown superior performance compared to single-modality methods, especially in cardiac disease diagnosis, where integrating various physiological signals offers a more complete view of a patient's health. </w:t>
      </w:r>
      <w:r w:rsidRPr="00CA0375">
        <w:rPr>
          <w:rFonts w:ascii="Times New Roman" w:hAnsi="Times New Roman" w:cs="Times New Roman"/>
        </w:rPr>
        <w:lastRenderedPageBreak/>
        <w:t>Despite the progress, studies that deeply integrate ECG and ECHO data using large-scale datasets are still scarce.</w:t>
      </w:r>
      <w:r w:rsidR="00E07BB8" w:rsidRPr="00E07BB8">
        <w:rPr>
          <w:rFonts w:ascii="Times New Roman" w:hAnsi="Times New Roman" w:cs="Times New Roman" w:hint="eastAsia"/>
        </w:rPr>
        <w:t xml:space="preserve"> </w:t>
      </w:r>
      <w:r w:rsidR="00E07BB8">
        <w:rPr>
          <w:rFonts w:ascii="Times New Roman" w:hAnsi="Times New Roman" w:cs="Times New Roman" w:hint="eastAsia"/>
        </w:rPr>
        <w:t>[10][11]</w:t>
      </w:r>
      <w:r w:rsidRPr="00CA0375">
        <w:rPr>
          <w:rFonts w:ascii="Times New Roman" w:hAnsi="Times New Roman" w:cs="Times New Roman"/>
        </w:rPr>
        <w:t xml:space="preserve"> This research aims to fill this gap by developing a comprehensive multimodal diagnostic system.</w:t>
      </w:r>
    </w:p>
    <w:p w14:paraId="498D75D7" w14:textId="77777777" w:rsidR="00A619E6" w:rsidRDefault="00A619E6" w:rsidP="006C634F">
      <w:pPr>
        <w:rPr>
          <w:ins w:id="59" w:author="Charlie X" w:date="2024-08-22T15:04:00Z" w16du:dateUtc="2024-08-22T07:04:00Z"/>
          <w:rFonts w:ascii="Times New Roman" w:hAnsi="Times New Roman" w:cs="Times New Roman"/>
        </w:rPr>
      </w:pPr>
    </w:p>
    <w:p w14:paraId="2670F51D" w14:textId="13A52C7B" w:rsidR="00A619E6" w:rsidRDefault="0041486E" w:rsidP="006C634F">
      <w:pPr>
        <w:rPr>
          <w:rFonts w:ascii="Times New Roman" w:hAnsi="Times New Roman" w:cs="Times New Roman"/>
        </w:rPr>
      </w:pPr>
      <w:r w:rsidRPr="00E23481">
        <w:rPr>
          <w:rFonts w:ascii="Times New Roman" w:hAnsi="Times New Roman" w:cs="Times New Roman"/>
        </w:rPr>
        <w:t xml:space="preserve">Our method differs in three important ways, first we consider both ECG and echocardiogram jointly to make a classification prediction in differentiating between HCM and hypertension. Secondly, LVH-fusion model architecture differs significantly from the </w:t>
      </w:r>
      <w:proofErr w:type="gramStart"/>
      <w:r w:rsidRPr="00E23481">
        <w:rPr>
          <w:rFonts w:ascii="Times New Roman" w:hAnsi="Times New Roman" w:cs="Times New Roman"/>
        </w:rPr>
        <w:t>aforementioned study</w:t>
      </w:r>
      <w:proofErr w:type="gramEnd"/>
      <w:r w:rsidRPr="00E23481">
        <w:rPr>
          <w:rFonts w:ascii="Times New Roman" w:hAnsi="Times New Roman" w:cs="Times New Roman"/>
        </w:rPr>
        <w:t>. We explored model architectures with variable integration of temporal convolutions instead of an image-based 2D CNN which operates on individual frames of the video. Empirical studies have shown the benefits of different spatiotemporal convolutions for video-based classification over 2D CNNs which are unable to model temporal information and motion patterns, which one would deem to be critical aspects for correct video analysis</w:t>
      </w:r>
      <w:r>
        <w:rPr>
          <w:rFonts w:ascii="Times New Roman" w:hAnsi="Times New Roman" w:cs="Times New Roman" w:hint="eastAsia"/>
        </w:rPr>
        <w:t xml:space="preserve"> [4]</w:t>
      </w:r>
      <w:r w:rsidRPr="00E23481">
        <w:rPr>
          <w:rFonts w:ascii="Times New Roman" w:hAnsi="Times New Roman" w:cs="Times New Roman"/>
        </w:rPr>
        <w:t>. Additionally, two different video views were necessary for detection of HCM, our method holds high discriminatory power using only one video view. To date, deep learning research addressing non-pulmonary hypertension detection using both electrocardiogram and echocardiogram was unknown.</w:t>
      </w:r>
    </w:p>
    <w:p w14:paraId="0BEE555D" w14:textId="77777777" w:rsidR="00F749AB" w:rsidRPr="00CA0375" w:rsidRDefault="00F749AB" w:rsidP="006C634F">
      <w:pPr>
        <w:rPr>
          <w:rFonts w:ascii="Times New Roman" w:hAnsi="Times New Roman" w:cs="Times New Roman"/>
        </w:rPr>
      </w:pPr>
    </w:p>
    <w:p w14:paraId="56E09C27" w14:textId="77777777" w:rsidR="006C634F" w:rsidRPr="00CA0375" w:rsidRDefault="006C634F" w:rsidP="006C634F">
      <w:pPr>
        <w:rPr>
          <w:rFonts w:ascii="Times New Roman" w:hAnsi="Times New Roman" w:cs="Times New Roman"/>
          <w:b/>
          <w:bCs/>
        </w:rPr>
      </w:pPr>
    </w:p>
    <w:p w14:paraId="56F6DEAB" w14:textId="77777777" w:rsidR="00FD3A66" w:rsidRPr="00FD3A66" w:rsidRDefault="00FD3A66" w:rsidP="00FD3A66">
      <w:pPr>
        <w:rPr>
          <w:rFonts w:ascii="Times New Roman" w:hAnsi="Times New Roman" w:cs="Times New Roman"/>
          <w:b/>
          <w:bCs/>
        </w:rPr>
      </w:pPr>
      <w:r w:rsidRPr="00FD3A66">
        <w:rPr>
          <w:rFonts w:ascii="Times New Roman" w:hAnsi="Times New Roman" w:cs="Times New Roman"/>
          <w:b/>
          <w:bCs/>
        </w:rPr>
        <w:t>Method</w:t>
      </w:r>
    </w:p>
    <w:p w14:paraId="6AB19CFE" w14:textId="77777777" w:rsidR="00D22670" w:rsidRDefault="00D22670" w:rsidP="00FD3A66">
      <w:pPr>
        <w:rPr>
          <w:ins w:id="60" w:author="Charlie X" w:date="2024-08-22T15:05:00Z" w16du:dateUtc="2024-08-22T07:05:00Z"/>
          <w:rFonts w:ascii="Times New Roman" w:hAnsi="Times New Roman" w:cs="Times New Roman"/>
          <w:b/>
          <w:bCs/>
        </w:rPr>
      </w:pPr>
    </w:p>
    <w:p w14:paraId="57C92D85" w14:textId="58A5C634" w:rsidR="00FD3A66" w:rsidRPr="00FD3A66" w:rsidRDefault="00FD3A66" w:rsidP="00FD3A66">
      <w:pPr>
        <w:rPr>
          <w:rFonts w:ascii="Times New Roman" w:hAnsi="Times New Roman" w:cs="Times New Roman"/>
          <w:b/>
          <w:bCs/>
        </w:rPr>
      </w:pPr>
      <w:r w:rsidRPr="00FD3A66">
        <w:rPr>
          <w:rFonts w:ascii="Times New Roman" w:hAnsi="Times New Roman" w:cs="Times New Roman"/>
          <w:b/>
          <w:bCs/>
        </w:rPr>
        <w:t>1. Data Collection and Preprocessing</w:t>
      </w:r>
    </w:p>
    <w:p w14:paraId="312A16B6" w14:textId="77777777" w:rsidR="00D22670" w:rsidRDefault="00D22670" w:rsidP="00FD3A66">
      <w:pPr>
        <w:rPr>
          <w:ins w:id="61" w:author="Charlie X" w:date="2024-08-22T15:06:00Z" w16du:dateUtc="2024-08-22T07:06:00Z"/>
          <w:rFonts w:ascii="Times New Roman" w:hAnsi="Times New Roman" w:cs="Times New Roman"/>
        </w:rPr>
      </w:pPr>
    </w:p>
    <w:p w14:paraId="5BE43AA1" w14:textId="46B1E1A3" w:rsidR="00FD3A66" w:rsidRPr="00FD3A66" w:rsidRDefault="00FD3A66" w:rsidP="00FD3A66">
      <w:pPr>
        <w:rPr>
          <w:rFonts w:ascii="Times New Roman" w:hAnsi="Times New Roman" w:cs="Times New Roman"/>
        </w:rPr>
      </w:pPr>
      <w:r w:rsidRPr="00FD3A66">
        <w:rPr>
          <w:rFonts w:ascii="Times New Roman" w:hAnsi="Times New Roman" w:cs="Times New Roman"/>
        </w:rPr>
        <w:t>The study leverages the MIMIC-III and MIMIC-IV databases, which are rich in clinical and physiological data from ICU patients at Beth Israel Deaconess Medical Center. The focus is on extracting high-quality electrocardiogram (ECG) and echocardiogram (ECHO) data. Specific inclusion criteria are applied to ensure that only data meeting certain clinical relevance and quality thresholds are utilized. This selection process includes filtering out incomplete records, ensuring temporal alignment between ECG and ECHO data, and normalizing the data to account for differences in patient demographics, such as age and gender.</w:t>
      </w:r>
    </w:p>
    <w:p w14:paraId="5DAA213B" w14:textId="77777777" w:rsidR="00FD3A66" w:rsidRPr="00FD3A66" w:rsidRDefault="00FD3A66" w:rsidP="00FD3A66">
      <w:pPr>
        <w:rPr>
          <w:rFonts w:ascii="Times New Roman" w:hAnsi="Times New Roman" w:cs="Times New Roman"/>
        </w:rPr>
      </w:pPr>
    </w:p>
    <w:p w14:paraId="62C9C01B" w14:textId="77777777" w:rsidR="00FD3A66" w:rsidRPr="00FD3A66" w:rsidRDefault="00FD3A66" w:rsidP="00FD3A66">
      <w:pPr>
        <w:rPr>
          <w:rFonts w:ascii="Times New Roman" w:hAnsi="Times New Roman" w:cs="Times New Roman"/>
        </w:rPr>
      </w:pPr>
      <w:r w:rsidRPr="00FD3A66">
        <w:rPr>
          <w:rFonts w:ascii="Times New Roman" w:hAnsi="Times New Roman" w:cs="Times New Roman"/>
        </w:rPr>
        <w:t>Once the relevant data is extracted, rigorous preprocessing steps are applied. For the ECG data, signal denoising is performed using methods like wavelet transform or median filtering to remove noise and artifacts, ensuring a clean signal for analysis. The signals are then segmented into time windows of interest, and features such as QRS complex, heart rate variability (HRV), and ST-segment deviation are extracted. These features are essential for identifying various cardiac conditions.</w:t>
      </w:r>
    </w:p>
    <w:p w14:paraId="70DBA652" w14:textId="77777777" w:rsidR="00FD3A66" w:rsidRPr="00FD3A66" w:rsidRDefault="00FD3A66" w:rsidP="00FD3A66">
      <w:pPr>
        <w:rPr>
          <w:rFonts w:ascii="Times New Roman" w:hAnsi="Times New Roman" w:cs="Times New Roman"/>
        </w:rPr>
      </w:pPr>
    </w:p>
    <w:p w14:paraId="358881D0" w14:textId="77777777" w:rsidR="00FD3A66" w:rsidRPr="00FD3A66" w:rsidRDefault="00FD3A66" w:rsidP="00FD3A66">
      <w:pPr>
        <w:rPr>
          <w:rFonts w:ascii="Times New Roman" w:hAnsi="Times New Roman" w:cs="Times New Roman"/>
        </w:rPr>
      </w:pPr>
      <w:r w:rsidRPr="00FD3A66">
        <w:rPr>
          <w:rFonts w:ascii="Times New Roman" w:hAnsi="Times New Roman" w:cs="Times New Roman"/>
        </w:rPr>
        <w:t>For the ECHO data, frames are extracted from the video recordings at specific cardiac cycle phases, such as end-diastole and end-systole. Image preprocessing includes resizing, normalization, and data augmentation techniques (e.g., rotation, flipping) to increase the robustness of the model. Feature extraction involves calculating parameters such as ejection fraction, wall motion abnormalities, and chamber dimensions, which are critical indicators of cardiac function.</w:t>
      </w:r>
    </w:p>
    <w:p w14:paraId="50E8E34D" w14:textId="77777777" w:rsidR="00FD3A66" w:rsidRPr="00FD3A66" w:rsidRDefault="00FD3A66" w:rsidP="00FD3A66">
      <w:pPr>
        <w:rPr>
          <w:rFonts w:ascii="Times New Roman" w:hAnsi="Times New Roman" w:cs="Times New Roman"/>
          <w:b/>
          <w:bCs/>
        </w:rPr>
      </w:pPr>
    </w:p>
    <w:p w14:paraId="1164D98B" w14:textId="77777777" w:rsidR="00FD3A66" w:rsidRDefault="00FD3A66" w:rsidP="00FD3A66">
      <w:pPr>
        <w:rPr>
          <w:rFonts w:ascii="Times New Roman" w:hAnsi="Times New Roman" w:cs="Times New Roman"/>
          <w:b/>
          <w:bCs/>
        </w:rPr>
      </w:pPr>
      <w:r w:rsidRPr="00FD3A66">
        <w:rPr>
          <w:rFonts w:ascii="Times New Roman" w:hAnsi="Times New Roman" w:cs="Times New Roman"/>
          <w:b/>
          <w:bCs/>
        </w:rPr>
        <w:t>2. Model Architecture</w:t>
      </w:r>
    </w:p>
    <w:p w14:paraId="0F3CB24A" w14:textId="77777777" w:rsidR="00ED553E" w:rsidRPr="00FD3A66" w:rsidRDefault="00ED553E" w:rsidP="00FD3A66">
      <w:pPr>
        <w:rPr>
          <w:rFonts w:ascii="Times New Roman" w:hAnsi="Times New Roman" w:cs="Times New Roman"/>
          <w:b/>
          <w:bCs/>
        </w:rPr>
      </w:pPr>
    </w:p>
    <w:p w14:paraId="64FA516E" w14:textId="50DC9EA4" w:rsidR="00FD3A66" w:rsidRPr="00FD3A66" w:rsidDel="00D22670" w:rsidRDefault="00FD3A66" w:rsidP="00FD3A66">
      <w:pPr>
        <w:rPr>
          <w:del w:id="62" w:author="Charlie X" w:date="2024-08-22T15:06:00Z" w16du:dateUtc="2024-08-22T07:06:00Z"/>
          <w:rFonts w:ascii="Times New Roman" w:hAnsi="Times New Roman" w:cs="Times New Roman"/>
        </w:rPr>
      </w:pPr>
      <w:del w:id="63" w:author="Charlie X" w:date="2024-08-22T15:06:00Z" w16du:dateUtc="2024-08-22T07:06:00Z">
        <w:r w:rsidRPr="00FD3A66" w:rsidDel="00D22670">
          <w:rPr>
            <w:rFonts w:ascii="Times New Roman" w:hAnsi="Times New Roman" w:cs="Times New Roman"/>
          </w:rPr>
          <w:lastRenderedPageBreak/>
          <w:delText>The study employs two distinct neural network architectures tailored to the different data modalities:</w:delText>
        </w:r>
      </w:del>
    </w:p>
    <w:p w14:paraId="7212E20B" w14:textId="39F3AC1F" w:rsidR="00FD3A66" w:rsidRPr="00FD3A66" w:rsidRDefault="00FD3A66" w:rsidP="00FD3A66">
      <w:pPr>
        <w:rPr>
          <w:rFonts w:ascii="Times New Roman" w:hAnsi="Times New Roman" w:cs="Times New Roman"/>
        </w:rPr>
      </w:pPr>
    </w:p>
    <w:p w14:paraId="5976AE37" w14:textId="0B0DA62F" w:rsidR="00FD3A66" w:rsidRPr="004E62D2" w:rsidRDefault="00FD3A66" w:rsidP="00FD3A66">
      <w:pPr>
        <w:rPr>
          <w:rFonts w:ascii="Times New Roman" w:hAnsi="Times New Roman" w:cs="Times New Roman"/>
          <w:b/>
          <w:bCs/>
          <w:rPrChange w:id="64" w:author="Charlie X" w:date="2024-08-22T14:23:00Z" w16du:dateUtc="2024-08-22T06:23:00Z">
            <w:rPr>
              <w:rFonts w:ascii="Times New Roman" w:hAnsi="Times New Roman" w:cs="Times New Roman"/>
            </w:rPr>
          </w:rPrChange>
        </w:rPr>
      </w:pPr>
      <w:commentRangeStart w:id="65"/>
      <w:r w:rsidRPr="004E62D2">
        <w:rPr>
          <w:rFonts w:ascii="Times New Roman" w:hAnsi="Times New Roman" w:cs="Times New Roman"/>
          <w:b/>
          <w:bCs/>
          <w:rPrChange w:id="66" w:author="Charlie X" w:date="2024-08-22T14:23:00Z" w16du:dateUtc="2024-08-22T06:23:00Z">
            <w:rPr>
              <w:rFonts w:ascii="Times New Roman" w:hAnsi="Times New Roman" w:cs="Times New Roman"/>
            </w:rPr>
          </w:rPrChange>
        </w:rPr>
        <w:t>ECG Analysis with Convolutional Neural Networks (CNNs)</w:t>
      </w:r>
      <w:ins w:id="67" w:author="Charlie X" w:date="2024-08-22T15:06:00Z" w16du:dateUtc="2024-08-22T07:06:00Z">
        <w:r w:rsidR="00D22670" w:rsidRPr="00D22670" w:rsidDel="00D22670">
          <w:rPr>
            <w:rFonts w:ascii="Times New Roman" w:hAnsi="Times New Roman" w:cs="Times New Roman"/>
            <w:b/>
            <w:bCs/>
          </w:rPr>
          <w:t xml:space="preserve"> </w:t>
        </w:r>
      </w:ins>
      <w:del w:id="68" w:author="Charlie X" w:date="2024-08-22T15:06:00Z" w16du:dateUtc="2024-08-22T07:06:00Z">
        <w:r w:rsidRPr="004E62D2" w:rsidDel="00D22670">
          <w:rPr>
            <w:rFonts w:ascii="Times New Roman" w:hAnsi="Times New Roman" w:cs="Times New Roman"/>
            <w:b/>
            <w:bCs/>
            <w:rPrChange w:id="69" w:author="Charlie X" w:date="2024-08-22T14:23:00Z" w16du:dateUtc="2024-08-22T06:23:00Z">
              <w:rPr>
                <w:rFonts w:ascii="Times New Roman" w:hAnsi="Times New Roman" w:cs="Times New Roman"/>
              </w:rPr>
            </w:rPrChange>
          </w:rPr>
          <w:delText>:</w:delText>
        </w:r>
        <w:commentRangeEnd w:id="65"/>
        <w:r w:rsidR="00EC34CC" w:rsidDel="00D22670">
          <w:rPr>
            <w:rStyle w:val="CommentReference"/>
          </w:rPr>
          <w:commentReference w:id="65"/>
        </w:r>
      </w:del>
    </w:p>
    <w:p w14:paraId="290BC4E8" w14:textId="77777777" w:rsidR="00D22670" w:rsidRDefault="00D22670" w:rsidP="00FD3A66">
      <w:pPr>
        <w:rPr>
          <w:ins w:id="70" w:author="Charlie X" w:date="2024-08-22T15:06:00Z" w16du:dateUtc="2024-08-22T07:06:00Z"/>
          <w:rFonts w:ascii="Times New Roman" w:hAnsi="Times New Roman" w:cs="Times New Roman"/>
        </w:rPr>
      </w:pPr>
    </w:p>
    <w:p w14:paraId="71137508" w14:textId="4DDCC203" w:rsidR="006C634F" w:rsidRDefault="00FD3A66" w:rsidP="00FD3A66">
      <w:pPr>
        <w:rPr>
          <w:rFonts w:ascii="Times New Roman" w:hAnsi="Times New Roman" w:cs="Times New Roman"/>
        </w:rPr>
      </w:pPr>
      <w:r w:rsidRPr="00FD3A66">
        <w:rPr>
          <w:rFonts w:ascii="Times New Roman" w:hAnsi="Times New Roman" w:cs="Times New Roman"/>
        </w:rPr>
        <w:t>The ECG data is fed into a deep convolutional neural network. The CNN is designed with multiple convolutional layers followed by pooling layers to capture the spatial and temporal features of the ECG signals. The mathematical formulation for the convolutional operation is as follows:</w:t>
      </w:r>
    </w:p>
    <w:p w14:paraId="38998D59" w14:textId="77777777" w:rsidR="00FD3A66" w:rsidRDefault="00FD3A66" w:rsidP="00FD3A66">
      <w:pPr>
        <w:rPr>
          <w:rFonts w:ascii="Times New Roman" w:hAnsi="Times New Roman" w:cs="Times New Roman"/>
        </w:rPr>
      </w:pPr>
    </w:p>
    <w:p w14:paraId="573A3056" w14:textId="42E76020" w:rsidR="00FD3A66" w:rsidRDefault="00FD3A66" w:rsidP="00FD3A66">
      <w:pPr>
        <w:pStyle w:val="MTDisplayEquation"/>
      </w:pPr>
      <w:r>
        <w:tab/>
      </w:r>
      <w:r w:rsidRPr="00FD3A66">
        <w:rPr>
          <w:position w:val="-30"/>
        </w:rPr>
        <w:object w:dxaOrig="3840" w:dyaOrig="720" w14:anchorId="781F16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36pt" o:ole="">
            <v:imagedata r:id="rId14" o:title=""/>
          </v:shape>
          <o:OLEObject Type="Embed" ProgID="Equation.DSMT4" ShapeID="_x0000_i1025" DrawAspect="Content" ObjectID="_1785846282" r:id="rId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26C77">
          <w:rPr>
            <w:noProof/>
          </w:rPr>
          <w:instrText>1</w:instrText>
        </w:r>
      </w:fldSimple>
      <w:r>
        <w:instrText>.</w:instrText>
      </w:r>
      <w:fldSimple w:instr=" SEQ MTEqn \c \* Arabic \* MERGEFORMAT ">
        <w:r w:rsidR="00D26C77">
          <w:rPr>
            <w:noProof/>
          </w:rPr>
          <w:instrText>1</w:instrText>
        </w:r>
      </w:fldSimple>
      <w:r>
        <w:instrText>)</w:instrText>
      </w:r>
      <w:r>
        <w:fldChar w:fldCharType="end"/>
      </w:r>
    </w:p>
    <w:p w14:paraId="006B0DD4" w14:textId="4D86E558" w:rsidR="00FD3A66" w:rsidRDefault="00FD3A66" w:rsidP="00FD3A66">
      <w:pPr>
        <w:rPr>
          <w:rFonts w:ascii="Times New Roman" w:hAnsi="Times New Roman" w:cs="Times New Roman"/>
        </w:rPr>
      </w:pPr>
      <w:r w:rsidRPr="00FD3A66">
        <w:rPr>
          <w:rFonts w:ascii="Times New Roman" w:hAnsi="Times New Roman" w:cs="Times New Roman"/>
        </w:rPr>
        <w:t xml:space="preserve">Here, </w:t>
      </w:r>
      <w:r w:rsidRPr="00FD3A66">
        <w:rPr>
          <w:rFonts w:ascii="Times New Roman" w:hAnsi="Times New Roman" w:cs="Times New Roman"/>
          <w:position w:val="-14"/>
        </w:rPr>
        <w:object w:dxaOrig="380" w:dyaOrig="400" w14:anchorId="2BC34C0E">
          <v:shape id="_x0000_i1026" type="#_x0000_t75" style="width:19.15pt;height:20.25pt" o:ole="">
            <v:imagedata r:id="rId16" o:title=""/>
          </v:shape>
          <o:OLEObject Type="Embed" ProgID="Equation.DSMT4" ShapeID="_x0000_i1026" DrawAspect="Content" ObjectID="_1785846283" r:id="rId17"/>
        </w:object>
      </w:r>
      <w:r>
        <w:rPr>
          <w:rFonts w:ascii="Times New Roman" w:hAnsi="Times New Roman" w:cs="Times New Roman" w:hint="eastAsia"/>
        </w:rPr>
        <w:t xml:space="preserve"> </w:t>
      </w:r>
      <w:r w:rsidRPr="00FD3A66">
        <w:rPr>
          <w:rFonts w:ascii="Times New Roman" w:hAnsi="Times New Roman" w:cs="Times New Roman"/>
        </w:rPr>
        <w:t>is the output of the</w:t>
      </w:r>
      <w:r w:rsidR="00ED553E">
        <w:rPr>
          <w:rFonts w:ascii="Times New Roman" w:hAnsi="Times New Roman" w:cs="Times New Roman" w:hint="eastAsia"/>
        </w:rPr>
        <w:t xml:space="preserve"> </w:t>
      </w:r>
      <w:r w:rsidR="00ED553E" w:rsidRPr="00ED553E">
        <w:rPr>
          <w:rFonts w:ascii="Times New Roman" w:hAnsi="Times New Roman" w:cs="Times New Roman"/>
          <w:position w:val="-6"/>
        </w:rPr>
        <w:object w:dxaOrig="160" w:dyaOrig="279" w14:anchorId="053B5E67">
          <v:shape id="_x0000_i1027" type="#_x0000_t75" style="width:8.25pt;height:14.25pt" o:ole="">
            <v:imagedata r:id="rId18" o:title=""/>
          </v:shape>
          <o:OLEObject Type="Embed" ProgID="Equation.DSMT4" ShapeID="_x0000_i1027" DrawAspect="Content" ObjectID="_1785846284" r:id="rId19"/>
        </w:object>
      </w:r>
      <w:r w:rsidRPr="00FD3A66">
        <w:rPr>
          <w:rFonts w:ascii="Times New Roman" w:hAnsi="Times New Roman" w:cs="Times New Roman"/>
        </w:rPr>
        <w:t>-</w:t>
      </w:r>
      <w:proofErr w:type="spellStart"/>
      <w:r w:rsidRPr="00FD3A66">
        <w:rPr>
          <w:rFonts w:ascii="Times New Roman" w:hAnsi="Times New Roman" w:cs="Times New Roman"/>
        </w:rPr>
        <w:t>th</w:t>
      </w:r>
      <w:proofErr w:type="spellEnd"/>
      <w:r w:rsidRPr="00FD3A66">
        <w:rPr>
          <w:rFonts w:ascii="Times New Roman" w:hAnsi="Times New Roman" w:cs="Times New Roman"/>
        </w:rPr>
        <w:t xml:space="preserve"> layer, </w:t>
      </w:r>
      <w:r w:rsidR="00ED553E" w:rsidRPr="00ED553E">
        <w:rPr>
          <w:rFonts w:ascii="Times New Roman" w:hAnsi="Times New Roman" w:cs="Times New Roman"/>
          <w:position w:val="-6"/>
        </w:rPr>
        <w:object w:dxaOrig="200" w:dyaOrig="220" w14:anchorId="7A7C4FB4">
          <v:shape id="_x0000_i1028" type="#_x0000_t75" style="width:9.75pt;height:10.9pt" o:ole="">
            <v:imagedata r:id="rId20" o:title=""/>
          </v:shape>
          <o:OLEObject Type="Embed" ProgID="Equation.DSMT4" ShapeID="_x0000_i1028" DrawAspect="Content" ObjectID="_1785846285" r:id="rId21"/>
        </w:object>
      </w:r>
      <w:r w:rsidRPr="00FD3A66">
        <w:rPr>
          <w:rFonts w:ascii="Times New Roman" w:hAnsi="Times New Roman" w:cs="Times New Roman"/>
        </w:rPr>
        <w:t xml:space="preserve">is the input feature map from the previous layer, </w:t>
      </w:r>
      <w:r w:rsidR="00ED553E" w:rsidRPr="00ED553E">
        <w:rPr>
          <w:rFonts w:ascii="Times New Roman" w:hAnsi="Times New Roman" w:cs="Times New Roman"/>
          <w:position w:val="-6"/>
        </w:rPr>
        <w:object w:dxaOrig="240" w:dyaOrig="220" w14:anchorId="3BC1944E">
          <v:shape id="_x0000_i1029" type="#_x0000_t75" style="width:12pt;height:10.9pt" o:ole="">
            <v:imagedata r:id="rId22" o:title=""/>
          </v:shape>
          <o:OLEObject Type="Embed" ProgID="Equation.DSMT4" ShapeID="_x0000_i1029" DrawAspect="Content" ObjectID="_1785846286" r:id="rId23"/>
        </w:object>
      </w:r>
      <w:r w:rsidR="00ED553E">
        <w:rPr>
          <w:rFonts w:ascii="Times New Roman" w:hAnsi="Times New Roman" w:cs="Times New Roman" w:hint="eastAsia"/>
        </w:rPr>
        <w:t xml:space="preserve"> </w:t>
      </w:r>
      <w:r w:rsidRPr="00FD3A66">
        <w:rPr>
          <w:rFonts w:ascii="Times New Roman" w:hAnsi="Times New Roman" w:cs="Times New Roman"/>
        </w:rPr>
        <w:t xml:space="preserve">are the convolutional weights, </w:t>
      </w:r>
      <w:r w:rsidR="00ED553E" w:rsidRPr="00ED553E">
        <w:rPr>
          <w:rFonts w:ascii="Times New Roman" w:hAnsi="Times New Roman" w:cs="Times New Roman"/>
          <w:position w:val="-6"/>
        </w:rPr>
        <w:object w:dxaOrig="200" w:dyaOrig="279" w14:anchorId="642F7FFD">
          <v:shape id="_x0000_i1030" type="#_x0000_t75" style="width:9.75pt;height:14.25pt" o:ole="">
            <v:imagedata r:id="rId24" o:title=""/>
          </v:shape>
          <o:OLEObject Type="Embed" ProgID="Equation.DSMT4" ShapeID="_x0000_i1030" DrawAspect="Content" ObjectID="_1785846287" r:id="rId25"/>
        </w:object>
      </w:r>
      <w:r w:rsidRPr="00FD3A66">
        <w:rPr>
          <w:rFonts w:ascii="Times New Roman" w:hAnsi="Times New Roman" w:cs="Times New Roman"/>
        </w:rPr>
        <w:t xml:space="preserve">is the bias term, and </w:t>
      </w:r>
      <w:r w:rsidR="00ED553E" w:rsidRPr="00ED553E">
        <w:rPr>
          <w:rFonts w:ascii="Times New Roman" w:hAnsi="Times New Roman" w:cs="Times New Roman"/>
          <w:position w:val="-10"/>
        </w:rPr>
        <w:object w:dxaOrig="240" w:dyaOrig="320" w14:anchorId="6DCEB38F">
          <v:shape id="_x0000_i1031" type="#_x0000_t75" style="width:12pt;height:15.75pt" o:ole="">
            <v:imagedata r:id="rId26" o:title=""/>
          </v:shape>
          <o:OLEObject Type="Embed" ProgID="Equation.DSMT4" ShapeID="_x0000_i1031" DrawAspect="Content" ObjectID="_1785846288" r:id="rId27"/>
        </w:object>
      </w:r>
      <w:r w:rsidRPr="00FD3A66">
        <w:rPr>
          <w:rFonts w:ascii="Times New Roman" w:hAnsi="Times New Roman" w:cs="Times New Roman"/>
        </w:rPr>
        <w:t xml:space="preserve">is the activation function (e.g., </w:t>
      </w:r>
      <w:proofErr w:type="spellStart"/>
      <w:r w:rsidRPr="00FD3A66">
        <w:rPr>
          <w:rFonts w:ascii="Times New Roman" w:hAnsi="Times New Roman" w:cs="Times New Roman"/>
        </w:rPr>
        <w:t>ReLU</w:t>
      </w:r>
      <w:proofErr w:type="spellEnd"/>
      <w:r w:rsidRPr="00FD3A66">
        <w:rPr>
          <w:rFonts w:ascii="Times New Roman" w:hAnsi="Times New Roman" w:cs="Times New Roman"/>
        </w:rPr>
        <w:t>). The CNN captures complex patterns in the ECG data, such as arrhythmias and ischemic changes.</w:t>
      </w:r>
    </w:p>
    <w:p w14:paraId="21DD760C" w14:textId="77777777" w:rsidR="00FD3A66" w:rsidRDefault="00FD3A66" w:rsidP="00FD3A66">
      <w:pPr>
        <w:rPr>
          <w:rFonts w:ascii="Times New Roman" w:hAnsi="Times New Roman" w:cs="Times New Roman"/>
        </w:rPr>
      </w:pPr>
    </w:p>
    <w:p w14:paraId="250354B7" w14:textId="77777777" w:rsidR="00D22670" w:rsidRDefault="00ED553E" w:rsidP="00FD3A66">
      <w:pPr>
        <w:rPr>
          <w:ins w:id="71" w:author="Charlie X" w:date="2024-08-22T15:06:00Z" w16du:dateUtc="2024-08-22T07:06:00Z"/>
          <w:rFonts w:ascii="Times New Roman" w:hAnsi="Times New Roman" w:cs="Times New Roman"/>
        </w:rPr>
      </w:pPr>
      <w:r w:rsidRPr="00ED553E">
        <w:rPr>
          <w:rFonts w:ascii="Times New Roman" w:hAnsi="Times New Roman" w:cs="Times New Roman"/>
          <w:b/>
          <w:bCs/>
        </w:rPr>
        <w:t>ECHO Analysis with Recurrent Neural Networks (RNNs) and Attention Mechanisms</w:t>
      </w:r>
      <w:del w:id="72" w:author="Charlie X" w:date="2024-08-22T15:06:00Z" w16du:dateUtc="2024-08-22T07:06:00Z">
        <w:r w:rsidRPr="00ED553E" w:rsidDel="00D22670">
          <w:rPr>
            <w:rFonts w:ascii="Times New Roman" w:hAnsi="Times New Roman" w:cs="Times New Roman"/>
            <w:b/>
            <w:bCs/>
          </w:rPr>
          <w:delText>:</w:delText>
        </w:r>
        <w:r w:rsidRPr="00ED553E" w:rsidDel="00D22670">
          <w:rPr>
            <w:rFonts w:ascii="Times New Roman" w:hAnsi="Times New Roman" w:cs="Times New Roman"/>
          </w:rPr>
          <w:delText xml:space="preserve"> </w:delText>
        </w:r>
      </w:del>
    </w:p>
    <w:p w14:paraId="0CFAD663" w14:textId="77777777" w:rsidR="00D22670" w:rsidRDefault="00D22670" w:rsidP="00FD3A66">
      <w:pPr>
        <w:rPr>
          <w:ins w:id="73" w:author="Charlie X" w:date="2024-08-22T15:06:00Z" w16du:dateUtc="2024-08-22T07:06:00Z"/>
          <w:rFonts w:ascii="Times New Roman" w:hAnsi="Times New Roman" w:cs="Times New Roman"/>
        </w:rPr>
      </w:pPr>
    </w:p>
    <w:p w14:paraId="0D263483" w14:textId="275F4585" w:rsidR="00ED553E" w:rsidRDefault="00ED553E" w:rsidP="00FD3A66">
      <w:pPr>
        <w:rPr>
          <w:rFonts w:ascii="Times New Roman" w:hAnsi="Times New Roman" w:cs="Times New Roman"/>
        </w:rPr>
      </w:pPr>
      <w:r w:rsidRPr="00ED553E">
        <w:rPr>
          <w:rFonts w:ascii="Times New Roman" w:hAnsi="Times New Roman" w:cs="Times New Roman"/>
        </w:rPr>
        <w:t>The ECHO data, represented as sequences of frames, is analyzed using a recurrent neural network equipped with attention mechanisms. The RNN captures the temporal dependencies within the sequences, while the attention mechanism allows the model to focus on specific frames or phases that are most relevant to the diagnosis. The RNN's operation is governed by:</w:t>
      </w:r>
    </w:p>
    <w:p w14:paraId="31425E40" w14:textId="7CDFD1EA" w:rsidR="00ED553E" w:rsidRDefault="00ED553E" w:rsidP="00ED553E">
      <w:pPr>
        <w:pStyle w:val="MTDisplayEquation"/>
      </w:pPr>
      <w:r>
        <w:tab/>
      </w:r>
      <w:r w:rsidRPr="00ED553E">
        <w:rPr>
          <w:position w:val="-12"/>
        </w:rPr>
        <w:object w:dxaOrig="2480" w:dyaOrig="360" w14:anchorId="03F03CA2">
          <v:shape id="_x0000_i1032" type="#_x0000_t75" style="width:123.75pt;height:18pt" o:ole="">
            <v:imagedata r:id="rId28" o:title=""/>
          </v:shape>
          <o:OLEObject Type="Embed" ProgID="Equation.DSMT4" ShapeID="_x0000_i1032" DrawAspect="Content" ObjectID="_1785846289" r:id="rId2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26C77">
          <w:rPr>
            <w:noProof/>
          </w:rPr>
          <w:instrText>1</w:instrText>
        </w:r>
      </w:fldSimple>
      <w:r>
        <w:instrText>.</w:instrText>
      </w:r>
      <w:fldSimple w:instr=" SEQ MTEqn \c \* Arabic \* MERGEFORMAT ">
        <w:r w:rsidR="00D26C77">
          <w:rPr>
            <w:noProof/>
          </w:rPr>
          <w:instrText>2</w:instrText>
        </w:r>
      </w:fldSimple>
      <w:r>
        <w:instrText>)</w:instrText>
      </w:r>
      <w:r>
        <w:fldChar w:fldCharType="end"/>
      </w:r>
    </w:p>
    <w:p w14:paraId="58077B74" w14:textId="41C90776" w:rsidR="00ED553E" w:rsidRPr="00ED553E" w:rsidRDefault="00ED553E" w:rsidP="00ED553E">
      <w:pPr>
        <w:rPr>
          <w:rFonts w:ascii="Times New Roman" w:hAnsi="Times New Roman" w:cs="Times New Roman"/>
        </w:rPr>
      </w:pPr>
      <w:r w:rsidRPr="00ED553E">
        <w:rPr>
          <w:rFonts w:ascii="Times New Roman" w:hAnsi="Times New Roman" w:cs="Times New Roman"/>
        </w:rPr>
        <w:t xml:space="preserve">where </w:t>
      </w:r>
      <w:r w:rsidR="00B60634" w:rsidRPr="00B60634">
        <w:rPr>
          <w:rFonts w:ascii="Times New Roman" w:hAnsi="Times New Roman" w:cs="Times New Roman"/>
          <w:position w:val="-12"/>
        </w:rPr>
        <w:object w:dxaOrig="240" w:dyaOrig="360" w14:anchorId="156DE398">
          <v:shape id="_x0000_i1033" type="#_x0000_t75" style="width:12pt;height:18pt" o:ole="">
            <v:imagedata r:id="rId30" o:title=""/>
          </v:shape>
          <o:OLEObject Type="Embed" ProgID="Equation.DSMT4" ShapeID="_x0000_i1033" DrawAspect="Content" ObjectID="_1785846290" r:id="rId31"/>
        </w:object>
      </w:r>
      <w:r w:rsidR="00B60634" w:rsidRPr="00ED553E">
        <w:rPr>
          <w:rFonts w:ascii="Times New Roman" w:hAnsi="Times New Roman" w:cs="Times New Roman"/>
        </w:rPr>
        <w:t xml:space="preserve"> </w:t>
      </w:r>
      <w:r w:rsidRPr="00ED553E">
        <w:rPr>
          <w:rFonts w:ascii="Times New Roman" w:hAnsi="Times New Roman" w:cs="Times New Roman"/>
        </w:rPr>
        <w:t>​is the hidden state at time step</w:t>
      </w:r>
      <w:r w:rsidR="00B60634">
        <w:rPr>
          <w:rFonts w:ascii="Times New Roman" w:hAnsi="Times New Roman" w:cs="Times New Roman" w:hint="eastAsia"/>
        </w:rPr>
        <w:t xml:space="preserve"> </w:t>
      </w:r>
      <w:r w:rsidR="00B60634" w:rsidRPr="00B60634">
        <w:rPr>
          <w:rFonts w:ascii="Times New Roman" w:hAnsi="Times New Roman" w:cs="Times New Roman"/>
          <w:position w:val="-6"/>
        </w:rPr>
        <w:object w:dxaOrig="139" w:dyaOrig="240" w14:anchorId="1E74CCA5">
          <v:shape id="_x0000_i1034" type="#_x0000_t75" style="width:7.15pt;height:12pt" o:ole="">
            <v:imagedata r:id="rId32" o:title=""/>
          </v:shape>
          <o:OLEObject Type="Embed" ProgID="Equation.DSMT4" ShapeID="_x0000_i1034" DrawAspect="Content" ObjectID="_1785846291" r:id="rId33"/>
        </w:object>
      </w:r>
      <w:r w:rsidRPr="00ED553E">
        <w:rPr>
          <w:rFonts w:ascii="Times New Roman" w:hAnsi="Times New Roman" w:cs="Times New Roman"/>
        </w:rPr>
        <w:t xml:space="preserve">, </w:t>
      </w:r>
      <w:r w:rsidR="00B60634" w:rsidRPr="00B60634">
        <w:rPr>
          <w:rFonts w:ascii="Times New Roman" w:hAnsi="Times New Roman" w:cs="Times New Roman"/>
          <w:position w:val="-12"/>
        </w:rPr>
        <w:object w:dxaOrig="320" w:dyaOrig="360" w14:anchorId="74433EB8">
          <v:shape id="_x0000_i1035" type="#_x0000_t75" style="width:15.75pt;height:18pt" o:ole="">
            <v:imagedata r:id="rId34" o:title=""/>
          </v:shape>
          <o:OLEObject Type="Embed" ProgID="Equation.DSMT4" ShapeID="_x0000_i1035" DrawAspect="Content" ObjectID="_1785846292" r:id="rId35"/>
        </w:object>
      </w:r>
      <w:r w:rsidRPr="00ED553E">
        <w:rPr>
          <w:rFonts w:ascii="Times New Roman" w:hAnsi="Times New Roman" w:cs="Times New Roman"/>
        </w:rPr>
        <w:t xml:space="preserve"> and </w:t>
      </w:r>
      <w:r w:rsidR="00B60634" w:rsidRPr="00B60634">
        <w:rPr>
          <w:rFonts w:ascii="Times New Roman" w:hAnsi="Times New Roman" w:cs="Times New Roman"/>
          <w:position w:val="-12"/>
        </w:rPr>
        <w:object w:dxaOrig="320" w:dyaOrig="360" w14:anchorId="44483B51">
          <v:shape id="_x0000_i1036" type="#_x0000_t75" style="width:15.75pt;height:18pt" o:ole="">
            <v:imagedata r:id="rId36" o:title=""/>
          </v:shape>
          <o:OLEObject Type="Embed" ProgID="Equation.DSMT4" ShapeID="_x0000_i1036" DrawAspect="Content" ObjectID="_1785846293" r:id="rId37"/>
        </w:object>
      </w:r>
      <w:r w:rsidRPr="00ED553E">
        <w:rPr>
          <w:rFonts w:ascii="Times New Roman" w:hAnsi="Times New Roman" w:cs="Times New Roman"/>
        </w:rPr>
        <w:t xml:space="preserve"> are weight matrices,</w:t>
      </w:r>
      <w:r w:rsidR="00B60634">
        <w:rPr>
          <w:rFonts w:ascii="Times New Roman" w:hAnsi="Times New Roman" w:cs="Times New Roman" w:hint="eastAsia"/>
        </w:rPr>
        <w:t xml:space="preserve"> </w:t>
      </w:r>
      <w:r w:rsidR="00B60634" w:rsidRPr="00B60634">
        <w:rPr>
          <w:rFonts w:ascii="Times New Roman" w:hAnsi="Times New Roman" w:cs="Times New Roman"/>
          <w:position w:val="-12"/>
        </w:rPr>
        <w:object w:dxaOrig="240" w:dyaOrig="360" w14:anchorId="1480C95C">
          <v:shape id="_x0000_i1037" type="#_x0000_t75" style="width:12pt;height:18pt" o:ole="">
            <v:imagedata r:id="rId38" o:title=""/>
          </v:shape>
          <o:OLEObject Type="Embed" ProgID="Equation.DSMT4" ShapeID="_x0000_i1037" DrawAspect="Content" ObjectID="_1785846294" r:id="rId39"/>
        </w:object>
      </w:r>
      <w:r w:rsidRPr="00ED553E">
        <w:rPr>
          <w:rFonts w:ascii="Times New Roman" w:hAnsi="Times New Roman" w:cs="Times New Roman"/>
        </w:rPr>
        <w:t xml:space="preserve"> is the input at time</w:t>
      </w:r>
      <w:r w:rsidR="00B60634">
        <w:rPr>
          <w:rFonts w:ascii="Times New Roman" w:hAnsi="Times New Roman" w:cs="Times New Roman" w:hint="eastAsia"/>
        </w:rPr>
        <w:t xml:space="preserve"> </w:t>
      </w:r>
      <w:r w:rsidR="00B60634" w:rsidRPr="00B60634">
        <w:rPr>
          <w:rFonts w:ascii="Times New Roman" w:hAnsi="Times New Roman" w:cs="Times New Roman"/>
          <w:position w:val="-6"/>
        </w:rPr>
        <w:object w:dxaOrig="139" w:dyaOrig="240" w14:anchorId="7155574F">
          <v:shape id="_x0000_i1038" type="#_x0000_t75" style="width:7.15pt;height:12pt" o:ole="">
            <v:imagedata r:id="rId40" o:title=""/>
          </v:shape>
          <o:OLEObject Type="Embed" ProgID="Equation.DSMT4" ShapeID="_x0000_i1038" DrawAspect="Content" ObjectID="_1785846295" r:id="rId41"/>
        </w:object>
      </w:r>
      <w:r w:rsidRPr="00ED553E">
        <w:rPr>
          <w:rFonts w:ascii="Times New Roman" w:hAnsi="Times New Roman" w:cs="Times New Roman"/>
        </w:rPr>
        <w:t xml:space="preserve">, and </w:t>
      </w:r>
      <w:r w:rsidR="00B60634" w:rsidRPr="00B60634">
        <w:rPr>
          <w:rFonts w:ascii="Times New Roman" w:hAnsi="Times New Roman" w:cs="Times New Roman"/>
          <w:position w:val="-12"/>
        </w:rPr>
        <w:object w:dxaOrig="260" w:dyaOrig="360" w14:anchorId="64B8BC75">
          <v:shape id="_x0000_i1039" type="#_x0000_t75" style="width:13.15pt;height:18pt" o:ole="">
            <v:imagedata r:id="rId42" o:title=""/>
          </v:shape>
          <o:OLEObject Type="Embed" ProgID="Equation.DSMT4" ShapeID="_x0000_i1039" DrawAspect="Content" ObjectID="_1785846296" r:id="rId43"/>
        </w:object>
      </w:r>
      <w:r w:rsidRPr="00ED553E">
        <w:rPr>
          <w:rFonts w:ascii="Times New Roman" w:hAnsi="Times New Roman" w:cs="Times New Roman"/>
        </w:rPr>
        <w:t xml:space="preserve"> is the bias term. The attention mechanism computes a context vector </w:t>
      </w:r>
      <w:r w:rsidR="00B60634" w:rsidRPr="00B60634">
        <w:rPr>
          <w:rFonts w:ascii="Times New Roman" w:hAnsi="Times New Roman" w:cs="Times New Roman"/>
          <w:position w:val="-12"/>
        </w:rPr>
        <w:object w:dxaOrig="220" w:dyaOrig="360" w14:anchorId="6AFF9D4E">
          <v:shape id="_x0000_i1040" type="#_x0000_t75" style="width:10.9pt;height:18pt" o:ole="">
            <v:imagedata r:id="rId44" o:title=""/>
          </v:shape>
          <o:OLEObject Type="Embed" ProgID="Equation.DSMT4" ShapeID="_x0000_i1040" DrawAspect="Content" ObjectID="_1785846297" r:id="rId45"/>
        </w:object>
      </w:r>
      <w:r w:rsidRPr="00ED553E">
        <w:rPr>
          <w:rFonts w:ascii="Times New Roman" w:hAnsi="Times New Roman" w:cs="Times New Roman"/>
        </w:rPr>
        <w:t xml:space="preserve"> as:</w:t>
      </w:r>
    </w:p>
    <w:p w14:paraId="24226A70" w14:textId="7237C826" w:rsidR="00ED553E" w:rsidRPr="00ED553E" w:rsidRDefault="00ED553E" w:rsidP="00ED553E">
      <w:pPr>
        <w:pStyle w:val="MTDisplayEquation"/>
      </w:pPr>
      <w:r w:rsidRPr="00ED553E">
        <w:tab/>
      </w:r>
      <w:r w:rsidRPr="00ED553E">
        <w:rPr>
          <w:position w:val="-28"/>
        </w:rPr>
        <w:object w:dxaOrig="1200" w:dyaOrig="680" w14:anchorId="082CCE47">
          <v:shape id="_x0000_i1041" type="#_x0000_t75" style="width:60pt;height:33.75pt" o:ole="">
            <v:imagedata r:id="rId46" o:title=""/>
          </v:shape>
          <o:OLEObject Type="Embed" ProgID="Equation.DSMT4" ShapeID="_x0000_i1041" DrawAspect="Content" ObjectID="_1785846298" r:id="rId47"/>
        </w:object>
      </w:r>
      <w:r w:rsidRPr="00ED553E">
        <w:tab/>
      </w:r>
      <w:r w:rsidRPr="00ED553E">
        <w:fldChar w:fldCharType="begin"/>
      </w:r>
      <w:r w:rsidRPr="00ED553E">
        <w:instrText xml:space="preserve"> MACROBUTTON MTPlaceRef \* MERGEFORMAT </w:instrText>
      </w:r>
      <w:r w:rsidRPr="00ED553E">
        <w:fldChar w:fldCharType="begin"/>
      </w:r>
      <w:r w:rsidRPr="00ED553E">
        <w:instrText xml:space="preserve"> SEQ MTEqn \h \* MERGEFORMAT </w:instrText>
      </w:r>
      <w:r w:rsidRPr="00ED553E">
        <w:fldChar w:fldCharType="end"/>
      </w:r>
      <w:r w:rsidRPr="00ED553E">
        <w:instrText>(</w:instrText>
      </w:r>
      <w:fldSimple w:instr=" SEQ MTSec \c \* Arabic \* MERGEFORMAT ">
        <w:r w:rsidR="00D26C77">
          <w:rPr>
            <w:noProof/>
          </w:rPr>
          <w:instrText>1</w:instrText>
        </w:r>
      </w:fldSimple>
      <w:r w:rsidRPr="00ED553E">
        <w:instrText>.</w:instrText>
      </w:r>
      <w:fldSimple w:instr=" SEQ MTEqn \c \* Arabic \* MERGEFORMAT ">
        <w:r w:rsidR="00D26C77">
          <w:rPr>
            <w:noProof/>
          </w:rPr>
          <w:instrText>3</w:instrText>
        </w:r>
      </w:fldSimple>
      <w:r w:rsidRPr="00ED553E">
        <w:instrText>)</w:instrText>
      </w:r>
      <w:r w:rsidRPr="00ED553E">
        <w:fldChar w:fldCharType="end"/>
      </w:r>
    </w:p>
    <w:p w14:paraId="230DAF05" w14:textId="37AB90CA" w:rsidR="00ED553E" w:rsidRDefault="00ED553E" w:rsidP="00ED553E">
      <w:pPr>
        <w:rPr>
          <w:rFonts w:ascii="Times New Roman" w:hAnsi="Times New Roman" w:cs="Times New Roman"/>
        </w:rPr>
      </w:pPr>
      <w:r w:rsidRPr="00ED553E">
        <w:rPr>
          <w:rFonts w:ascii="Times New Roman" w:hAnsi="Times New Roman" w:cs="Times New Roman"/>
        </w:rPr>
        <w:t xml:space="preserve">where </w:t>
      </w:r>
      <w:r w:rsidR="00B60634" w:rsidRPr="00B60634">
        <w:rPr>
          <w:rFonts w:ascii="Times New Roman" w:hAnsi="Times New Roman" w:cs="Times New Roman"/>
          <w:position w:val="-14"/>
        </w:rPr>
        <w:object w:dxaOrig="360" w:dyaOrig="380" w14:anchorId="493D193E">
          <v:shape id="_x0000_i1042" type="#_x0000_t75" style="width:18pt;height:19.15pt" o:ole="">
            <v:imagedata r:id="rId48" o:title=""/>
          </v:shape>
          <o:OLEObject Type="Embed" ProgID="Equation.DSMT4" ShapeID="_x0000_i1042" DrawAspect="Content" ObjectID="_1785846299" r:id="rId49"/>
        </w:object>
      </w:r>
      <w:r w:rsidRPr="00ED553E">
        <w:rPr>
          <w:rFonts w:ascii="Times New Roman" w:hAnsi="Times New Roman" w:cs="Times New Roman"/>
        </w:rPr>
        <w:t xml:space="preserve"> are attention weights, learned during training, determining the importance of each hidden state </w:t>
      </w:r>
      <w:r w:rsidR="00B60634" w:rsidRPr="00B60634">
        <w:rPr>
          <w:rFonts w:ascii="Times New Roman" w:hAnsi="Times New Roman" w:cs="Times New Roman"/>
          <w:position w:val="-12"/>
        </w:rPr>
        <w:object w:dxaOrig="240" w:dyaOrig="360" w14:anchorId="3B048D83">
          <v:shape id="_x0000_i1043" type="#_x0000_t75" style="width:12pt;height:18pt" o:ole="">
            <v:imagedata r:id="rId50" o:title=""/>
          </v:shape>
          <o:OLEObject Type="Embed" ProgID="Equation.DSMT4" ShapeID="_x0000_i1043" DrawAspect="Content" ObjectID="_1785846300" r:id="rId51"/>
        </w:object>
      </w:r>
      <w:r w:rsidRPr="00ED553E">
        <w:rPr>
          <w:rFonts w:ascii="Times New Roman" w:hAnsi="Times New Roman" w:cs="Times New Roman"/>
        </w:rPr>
        <w:t>​.</w:t>
      </w:r>
    </w:p>
    <w:p w14:paraId="096EA4F2" w14:textId="77777777" w:rsidR="00ED553E" w:rsidRPr="00ED553E" w:rsidRDefault="00ED553E" w:rsidP="00ED553E">
      <w:pPr>
        <w:rPr>
          <w:rFonts w:ascii="Times New Roman" w:hAnsi="Times New Roman" w:cs="Times New Roman"/>
          <w:b/>
          <w:bCs/>
        </w:rPr>
      </w:pPr>
      <w:del w:id="74" w:author="Charlie X" w:date="2024-08-22T15:06:00Z" w16du:dateUtc="2024-08-22T07:06:00Z">
        <w:r w:rsidRPr="00ED553E" w:rsidDel="00D22670">
          <w:rPr>
            <w:rFonts w:ascii="Times New Roman" w:hAnsi="Times New Roman" w:cs="Times New Roman"/>
            <w:b/>
            <w:bCs/>
          </w:rPr>
          <w:delText xml:space="preserve">3. </w:delText>
        </w:r>
      </w:del>
      <w:r w:rsidRPr="00ED553E">
        <w:rPr>
          <w:rFonts w:ascii="Times New Roman" w:hAnsi="Times New Roman" w:cs="Times New Roman"/>
          <w:b/>
          <w:bCs/>
        </w:rPr>
        <w:t>Multimodal Fusion</w:t>
      </w:r>
    </w:p>
    <w:p w14:paraId="74BA92CE" w14:textId="77777777" w:rsidR="00ED553E" w:rsidRPr="00ED553E" w:rsidRDefault="00ED553E" w:rsidP="00ED553E">
      <w:pPr>
        <w:rPr>
          <w:rFonts w:ascii="Times New Roman" w:hAnsi="Times New Roman" w:cs="Times New Roman"/>
        </w:rPr>
      </w:pPr>
      <w:r w:rsidRPr="00ED553E">
        <w:rPr>
          <w:rFonts w:ascii="Times New Roman" w:hAnsi="Times New Roman" w:cs="Times New Roman"/>
        </w:rPr>
        <w:t>The integration of ECG and ECHO data is achieved through multimodal fusion, which combines the outputs from the CNN and RNN models into a unified framework. This fusion occurs at the decision level, where the attention mechanisms from both models generate weighted context vectors, which are then concatenated and passed through fully connected layers to produce the final diagnostic output. The fusion process can be mathematically described as:</w:t>
      </w:r>
    </w:p>
    <w:p w14:paraId="2BB3367C" w14:textId="22AE44E0" w:rsidR="00ED553E" w:rsidRPr="00ED553E" w:rsidRDefault="00ED553E" w:rsidP="00ED553E">
      <w:pPr>
        <w:pStyle w:val="MTDisplayEquation"/>
      </w:pPr>
      <w:r w:rsidRPr="00ED553E">
        <w:tab/>
      </w:r>
      <w:r w:rsidRPr="00ED553E">
        <w:rPr>
          <w:position w:val="-12"/>
        </w:rPr>
        <w:object w:dxaOrig="3320" w:dyaOrig="360" w14:anchorId="71B7A5E2">
          <v:shape id="_x0000_i1044" type="#_x0000_t75" style="width:165.75pt;height:18pt" o:ole="">
            <v:imagedata r:id="rId52" o:title=""/>
          </v:shape>
          <o:OLEObject Type="Embed" ProgID="Equation.DSMT4" ShapeID="_x0000_i1044" DrawAspect="Content" ObjectID="_1785846301" r:id="rId53"/>
        </w:object>
      </w:r>
      <w:r w:rsidRPr="00ED553E">
        <w:tab/>
      </w:r>
      <w:r w:rsidRPr="00ED553E">
        <w:fldChar w:fldCharType="begin"/>
      </w:r>
      <w:r w:rsidRPr="00ED553E">
        <w:instrText xml:space="preserve"> MACROBUTTON MTPlaceRef \* MERGEFORMAT </w:instrText>
      </w:r>
      <w:r w:rsidRPr="00ED553E">
        <w:fldChar w:fldCharType="begin"/>
      </w:r>
      <w:r w:rsidRPr="00ED553E">
        <w:instrText xml:space="preserve"> SEQ MTEqn \h \* MERGEFORMAT </w:instrText>
      </w:r>
      <w:r w:rsidRPr="00ED553E">
        <w:fldChar w:fldCharType="end"/>
      </w:r>
      <w:r w:rsidRPr="00ED553E">
        <w:instrText>(</w:instrText>
      </w:r>
      <w:fldSimple w:instr=" SEQ MTSec \c \* Arabic \* MERGEFORMAT ">
        <w:r w:rsidR="00D26C77">
          <w:rPr>
            <w:noProof/>
          </w:rPr>
          <w:instrText>1</w:instrText>
        </w:r>
      </w:fldSimple>
      <w:r w:rsidRPr="00ED553E">
        <w:instrText>.</w:instrText>
      </w:r>
      <w:fldSimple w:instr=" SEQ MTEqn \c \* Arabic \* MERGEFORMAT ">
        <w:r w:rsidR="00D26C77">
          <w:rPr>
            <w:noProof/>
          </w:rPr>
          <w:instrText>4</w:instrText>
        </w:r>
      </w:fldSimple>
      <w:r w:rsidRPr="00ED553E">
        <w:instrText>)</w:instrText>
      </w:r>
      <w:r w:rsidRPr="00ED553E">
        <w:fldChar w:fldCharType="end"/>
      </w:r>
    </w:p>
    <w:p w14:paraId="39145E17" w14:textId="011C0704" w:rsidR="00ED553E" w:rsidRDefault="00ED553E" w:rsidP="00ED553E">
      <w:pPr>
        <w:rPr>
          <w:rFonts w:ascii="Times New Roman" w:hAnsi="Times New Roman" w:cs="Times New Roman"/>
        </w:rPr>
      </w:pPr>
      <w:r w:rsidRPr="00ED553E">
        <w:rPr>
          <w:rFonts w:ascii="Times New Roman" w:hAnsi="Times New Roman" w:cs="Times New Roman"/>
        </w:rPr>
        <w:lastRenderedPageBreak/>
        <w:t>where</w:t>
      </w:r>
      <w:r w:rsidR="00B60634" w:rsidRPr="00B60634">
        <w:rPr>
          <w:rFonts w:ascii="Times New Roman" w:hAnsi="Times New Roman" w:cs="Times New Roman"/>
          <w:position w:val="-12"/>
        </w:rPr>
        <w:object w:dxaOrig="480" w:dyaOrig="360" w14:anchorId="5C828D08">
          <v:shape id="_x0000_i1045" type="#_x0000_t75" style="width:24pt;height:18pt" o:ole="">
            <v:imagedata r:id="rId54" o:title=""/>
          </v:shape>
          <o:OLEObject Type="Embed" ProgID="Equation.DSMT4" ShapeID="_x0000_i1045" DrawAspect="Content" ObjectID="_1785846302" r:id="rId55"/>
        </w:object>
      </w:r>
      <w:r w:rsidRPr="00ED553E">
        <w:rPr>
          <w:rFonts w:ascii="Times New Roman" w:hAnsi="Times New Roman" w:cs="Times New Roman"/>
        </w:rPr>
        <w:t xml:space="preserve">and </w:t>
      </w:r>
      <w:r w:rsidR="00B60634" w:rsidRPr="00B60634">
        <w:rPr>
          <w:rFonts w:ascii="Times New Roman" w:hAnsi="Times New Roman" w:cs="Times New Roman"/>
          <w:position w:val="-12"/>
        </w:rPr>
        <w:object w:dxaOrig="580" w:dyaOrig="360" w14:anchorId="775404B9">
          <v:shape id="_x0000_i1046" type="#_x0000_t75" style="width:28.9pt;height:18pt" o:ole="">
            <v:imagedata r:id="rId56" o:title=""/>
          </v:shape>
          <o:OLEObject Type="Embed" ProgID="Equation.DSMT4" ShapeID="_x0000_i1046" DrawAspect="Content" ObjectID="_1785846303" r:id="rId57"/>
        </w:object>
      </w:r>
      <w:r w:rsidRPr="00ED553E">
        <w:rPr>
          <w:rFonts w:ascii="Times New Roman" w:hAnsi="Times New Roman" w:cs="Times New Roman"/>
        </w:rPr>
        <w:t xml:space="preserve">are the context vectors from the ECG and ECHO models, respectively, and </w:t>
      </w:r>
      <w:r w:rsidR="00F83FB3" w:rsidRPr="00B60634">
        <w:rPr>
          <w:rFonts w:ascii="Times New Roman" w:hAnsi="Times New Roman" w:cs="Times New Roman"/>
          <w:position w:val="-12"/>
        </w:rPr>
        <w:object w:dxaOrig="520" w:dyaOrig="360" w14:anchorId="169FF3D9">
          <v:shape id="_x0000_i1047" type="#_x0000_t75" style="width:26.25pt;height:18pt" o:ole="">
            <v:imagedata r:id="rId58" o:title=""/>
          </v:shape>
          <o:OLEObject Type="Embed" ProgID="Equation.DSMT4" ShapeID="_x0000_i1047" DrawAspect="Content" ObjectID="_1785846304" r:id="rId59"/>
        </w:object>
      </w:r>
      <w:r w:rsidRPr="00ED553E">
        <w:rPr>
          <w:rFonts w:ascii="Times New Roman" w:hAnsi="Times New Roman" w:cs="Times New Roman"/>
        </w:rPr>
        <w:t>​ represents the fusion function, typically a series of fully connected layers followed by a softmax activation function to yield the final class probabilities.</w:t>
      </w:r>
    </w:p>
    <w:p w14:paraId="6B2A1BE2" w14:textId="77777777" w:rsidR="00D22670" w:rsidRDefault="00D22670" w:rsidP="00ED553E">
      <w:pPr>
        <w:rPr>
          <w:ins w:id="75" w:author="Charlie X" w:date="2024-08-22T15:07:00Z" w16du:dateUtc="2024-08-22T07:07:00Z"/>
          <w:rFonts w:ascii="Times New Roman" w:hAnsi="Times New Roman" w:cs="Times New Roman"/>
          <w:b/>
          <w:bCs/>
        </w:rPr>
      </w:pPr>
    </w:p>
    <w:p w14:paraId="499BE2B3" w14:textId="73FDD039" w:rsidR="00ED553E" w:rsidRPr="00017652" w:rsidRDefault="00ED553E" w:rsidP="00ED553E">
      <w:pPr>
        <w:rPr>
          <w:rFonts w:ascii="Times New Roman" w:hAnsi="Times New Roman" w:cs="Times New Roman"/>
          <w:b/>
          <w:bCs/>
        </w:rPr>
      </w:pPr>
      <w:del w:id="76" w:author="Charlie X" w:date="2024-08-22T15:07:00Z" w16du:dateUtc="2024-08-22T07:07:00Z">
        <w:r w:rsidRPr="00017652" w:rsidDel="00D22670">
          <w:rPr>
            <w:rFonts w:ascii="Times New Roman" w:hAnsi="Times New Roman" w:cs="Times New Roman"/>
            <w:b/>
            <w:bCs/>
          </w:rPr>
          <w:delText xml:space="preserve">4. </w:delText>
        </w:r>
      </w:del>
      <w:r w:rsidRPr="00017652">
        <w:rPr>
          <w:rFonts w:ascii="Times New Roman" w:hAnsi="Times New Roman" w:cs="Times New Roman"/>
          <w:b/>
          <w:bCs/>
        </w:rPr>
        <w:t>Experimental Design and Validation</w:t>
      </w:r>
    </w:p>
    <w:p w14:paraId="1BE420C2" w14:textId="77777777" w:rsidR="00D22670" w:rsidRDefault="00D22670" w:rsidP="00ED553E">
      <w:pPr>
        <w:rPr>
          <w:ins w:id="77" w:author="Charlie X" w:date="2024-08-22T15:07:00Z" w16du:dateUtc="2024-08-22T07:07:00Z"/>
          <w:rFonts w:ascii="Times New Roman" w:hAnsi="Times New Roman" w:cs="Times New Roman"/>
        </w:rPr>
      </w:pPr>
    </w:p>
    <w:p w14:paraId="7C54CFA1" w14:textId="4ACC54F5" w:rsidR="00ED553E" w:rsidRPr="00ED553E" w:rsidRDefault="00ED553E" w:rsidP="00ED553E">
      <w:pPr>
        <w:rPr>
          <w:rFonts w:ascii="Times New Roman" w:hAnsi="Times New Roman" w:cs="Times New Roman"/>
        </w:rPr>
      </w:pPr>
      <w:r w:rsidRPr="00ED553E">
        <w:rPr>
          <w:rFonts w:ascii="Times New Roman" w:hAnsi="Times New Roman" w:cs="Times New Roman"/>
        </w:rPr>
        <w:t>The experiments are structured across three distinct stages to ensure robust model performance:</w:t>
      </w:r>
    </w:p>
    <w:p w14:paraId="5CAE5530" w14:textId="77777777" w:rsidR="00ED553E" w:rsidRPr="00ED553E" w:rsidRDefault="00ED553E" w:rsidP="00ED553E">
      <w:pPr>
        <w:rPr>
          <w:rFonts w:ascii="Times New Roman" w:hAnsi="Times New Roman" w:cs="Times New Roman"/>
        </w:rPr>
      </w:pPr>
    </w:p>
    <w:p w14:paraId="2706FC76" w14:textId="77777777" w:rsidR="00ED553E" w:rsidRPr="00ED553E" w:rsidRDefault="00ED553E" w:rsidP="00ED553E">
      <w:pPr>
        <w:rPr>
          <w:rFonts w:ascii="Times New Roman" w:hAnsi="Times New Roman" w:cs="Times New Roman"/>
        </w:rPr>
      </w:pPr>
      <w:r w:rsidRPr="00ED553E">
        <w:rPr>
          <w:rFonts w:ascii="Times New Roman" w:hAnsi="Times New Roman" w:cs="Times New Roman"/>
        </w:rPr>
        <w:t>Development Cohort: This cohort is used for model training. The data is split into training and validation sets, and the model is trained using techniques such as cross-entropy loss minimization and Adam optimization. The model's performance is monitored using metrics like accuracy, precision, recall, and F1-score.</w:t>
      </w:r>
    </w:p>
    <w:p w14:paraId="52101588" w14:textId="77777777" w:rsidR="00ED553E" w:rsidRPr="00ED553E" w:rsidRDefault="00ED553E" w:rsidP="00ED553E">
      <w:pPr>
        <w:rPr>
          <w:rFonts w:ascii="Times New Roman" w:hAnsi="Times New Roman" w:cs="Times New Roman"/>
        </w:rPr>
      </w:pPr>
    </w:p>
    <w:p w14:paraId="4E16D401" w14:textId="77777777" w:rsidR="00ED553E" w:rsidRPr="00ED553E" w:rsidRDefault="00ED553E" w:rsidP="00ED553E">
      <w:pPr>
        <w:rPr>
          <w:rFonts w:ascii="Times New Roman" w:hAnsi="Times New Roman" w:cs="Times New Roman"/>
        </w:rPr>
      </w:pPr>
      <w:r w:rsidRPr="00ED553E">
        <w:rPr>
          <w:rFonts w:ascii="Times New Roman" w:hAnsi="Times New Roman" w:cs="Times New Roman"/>
        </w:rPr>
        <w:t>Internal Validation Cohort: This cohort consists of data from the same database but is not used during training. The internal validation assesses how well the model performs on unseen data from the same distribution, helping to tune hyperparameters and prevent overfitting.</w:t>
      </w:r>
    </w:p>
    <w:p w14:paraId="5CCFFCC8" w14:textId="77777777" w:rsidR="00ED553E" w:rsidRPr="00ED553E" w:rsidRDefault="00ED553E" w:rsidP="00ED553E">
      <w:pPr>
        <w:rPr>
          <w:rFonts w:ascii="Times New Roman" w:hAnsi="Times New Roman" w:cs="Times New Roman"/>
        </w:rPr>
      </w:pPr>
    </w:p>
    <w:p w14:paraId="32217D5E" w14:textId="77777777" w:rsidR="00ED553E" w:rsidRPr="00ED553E" w:rsidRDefault="00ED553E" w:rsidP="00ED553E">
      <w:pPr>
        <w:rPr>
          <w:rFonts w:ascii="Times New Roman" w:hAnsi="Times New Roman" w:cs="Times New Roman"/>
        </w:rPr>
      </w:pPr>
      <w:r w:rsidRPr="00ED553E">
        <w:rPr>
          <w:rFonts w:ascii="Times New Roman" w:hAnsi="Times New Roman" w:cs="Times New Roman"/>
        </w:rPr>
        <w:t xml:space="preserve">Prospective Validation Cohort: To evaluate the model's generalization capability, a prospective validation is performed on a new set of data, possibly from a different </w:t>
      </w:r>
      <w:proofErr w:type="gramStart"/>
      <w:r w:rsidRPr="00ED553E">
        <w:rPr>
          <w:rFonts w:ascii="Times New Roman" w:hAnsi="Times New Roman" w:cs="Times New Roman"/>
        </w:rPr>
        <w:t>time period</w:t>
      </w:r>
      <w:proofErr w:type="gramEnd"/>
      <w:r w:rsidRPr="00ED553E">
        <w:rPr>
          <w:rFonts w:ascii="Times New Roman" w:hAnsi="Times New Roman" w:cs="Times New Roman"/>
        </w:rPr>
        <w:t xml:space="preserve"> or a different subset of patients. This stage is crucial for determining the real-world applicability of the model.</w:t>
      </w:r>
    </w:p>
    <w:p w14:paraId="49D34A87" w14:textId="77777777" w:rsidR="00ED553E" w:rsidRPr="00ED553E" w:rsidRDefault="00ED553E" w:rsidP="00ED553E">
      <w:pPr>
        <w:rPr>
          <w:rFonts w:ascii="Times New Roman" w:hAnsi="Times New Roman" w:cs="Times New Roman"/>
        </w:rPr>
      </w:pPr>
    </w:p>
    <w:p w14:paraId="4437EFEA" w14:textId="49DEEC8B" w:rsidR="00ED553E" w:rsidRDefault="00ED553E" w:rsidP="00ED553E">
      <w:pPr>
        <w:rPr>
          <w:rFonts w:ascii="Times New Roman" w:hAnsi="Times New Roman" w:cs="Times New Roman"/>
        </w:rPr>
      </w:pPr>
      <w:r w:rsidRPr="00ED553E">
        <w:rPr>
          <w:rFonts w:ascii="Times New Roman" w:hAnsi="Times New Roman" w:cs="Times New Roman"/>
        </w:rPr>
        <w:t>The proposed multimodal fusion system's performance is benchmarked against traditional single-modality methods, demonstrating superior accuracy and robustness in diagnosing complex cardiac conditions such as arrhythmias, cardiomyopathies, and heart failure. The results highlight the efficacy of multimodal data integration in clinical diagnostic tools, paving the way for future advancements in medical AI.</w:t>
      </w:r>
    </w:p>
    <w:p w14:paraId="1CD22969" w14:textId="77777777" w:rsidR="00ED553E" w:rsidRPr="00ED553E" w:rsidRDefault="00ED553E" w:rsidP="00ED553E">
      <w:pPr>
        <w:rPr>
          <w:rFonts w:ascii="Times New Roman" w:hAnsi="Times New Roman" w:cs="Times New Roman"/>
        </w:rPr>
      </w:pPr>
    </w:p>
    <w:p w14:paraId="127DA5BA" w14:textId="77777777" w:rsidR="006C634F" w:rsidRPr="00CA0375" w:rsidRDefault="006C634F" w:rsidP="006C634F">
      <w:pPr>
        <w:rPr>
          <w:rFonts w:ascii="Times New Roman" w:hAnsi="Times New Roman" w:cs="Times New Roman"/>
          <w:b/>
          <w:bCs/>
        </w:rPr>
      </w:pPr>
      <w:commentRangeStart w:id="78"/>
      <w:r w:rsidRPr="00CA0375">
        <w:rPr>
          <w:rFonts w:ascii="Times New Roman" w:hAnsi="Times New Roman" w:cs="Times New Roman"/>
          <w:b/>
          <w:bCs/>
        </w:rPr>
        <w:t>Results</w:t>
      </w:r>
      <w:commentRangeEnd w:id="78"/>
      <w:r w:rsidR="005E511F">
        <w:rPr>
          <w:rStyle w:val="CommentReference"/>
        </w:rPr>
        <w:commentReference w:id="78"/>
      </w:r>
    </w:p>
    <w:p w14:paraId="5922FF34" w14:textId="77777777" w:rsidR="00D22670" w:rsidRDefault="00D22670" w:rsidP="006C634F">
      <w:pPr>
        <w:rPr>
          <w:ins w:id="79" w:author="Charlie X" w:date="2024-08-22T15:07:00Z" w16du:dateUtc="2024-08-22T07:07:00Z"/>
          <w:rFonts w:ascii="Times New Roman" w:hAnsi="Times New Roman" w:cs="Times New Roman"/>
        </w:rPr>
      </w:pPr>
    </w:p>
    <w:p w14:paraId="593BE2E9" w14:textId="2E24B6D0" w:rsidR="00D22670" w:rsidRPr="00585327" w:rsidRDefault="00585327" w:rsidP="00D22670">
      <w:pPr>
        <w:pStyle w:val="ListParagraph"/>
        <w:numPr>
          <w:ilvl w:val="0"/>
          <w:numId w:val="1"/>
        </w:numPr>
        <w:rPr>
          <w:ins w:id="80" w:author="Charlie X" w:date="2024-08-22T15:07:00Z" w16du:dateUtc="2024-08-22T07:07:00Z"/>
          <w:rFonts w:ascii="Times New Roman" w:hAnsi="Times New Roman" w:cs="Times New Roman" w:hint="eastAsia"/>
          <w:b/>
          <w:bCs/>
          <w:rPrChange w:id="81" w:author="Charlie X" w:date="2024-08-22T15:07:00Z" w16du:dateUtc="2024-08-22T07:07:00Z">
            <w:rPr>
              <w:ins w:id="82" w:author="Charlie X" w:date="2024-08-22T15:07:00Z" w16du:dateUtc="2024-08-22T07:07:00Z"/>
              <w:rFonts w:hint="eastAsia"/>
            </w:rPr>
          </w:rPrChange>
        </w:rPr>
        <w:pPrChange w:id="83" w:author="Charlie X" w:date="2024-08-22T15:07:00Z" w16du:dateUtc="2024-08-22T07:07:00Z">
          <w:pPr/>
        </w:pPrChange>
      </w:pPr>
      <w:ins w:id="84" w:author="Charlie X" w:date="2024-08-22T15:07:00Z" w16du:dateUtc="2024-08-22T07:07:00Z">
        <w:r w:rsidRPr="00585327">
          <w:rPr>
            <w:rFonts w:ascii="Times New Roman" w:hAnsi="Times New Roman" w:cs="Times New Roman"/>
            <w:b/>
            <w:bCs/>
            <w:rPrChange w:id="85" w:author="Charlie X" w:date="2024-08-22T15:07:00Z" w16du:dateUtc="2024-08-22T07:07:00Z">
              <w:rPr>
                <w:rFonts w:ascii="Times New Roman" w:hAnsi="Times New Roman" w:cs="Times New Roman"/>
              </w:rPr>
            </w:rPrChange>
          </w:rPr>
          <w:t>Subtitle</w:t>
        </w:r>
        <w:r w:rsidRPr="00585327">
          <w:rPr>
            <w:rFonts w:ascii="Times New Roman" w:hAnsi="Times New Roman" w:cs="Times New Roman" w:hint="eastAsia"/>
            <w:b/>
            <w:bCs/>
            <w:rPrChange w:id="86" w:author="Charlie X" w:date="2024-08-22T15:07:00Z" w16du:dateUtc="2024-08-22T07:07:00Z">
              <w:rPr>
                <w:rFonts w:ascii="Times New Roman" w:hAnsi="Times New Roman" w:cs="Times New Roman" w:hint="eastAsia"/>
              </w:rPr>
            </w:rPrChange>
          </w:rPr>
          <w:t xml:space="preserve"> </w:t>
        </w:r>
      </w:ins>
    </w:p>
    <w:p w14:paraId="01A98CA0" w14:textId="77777777" w:rsidR="00D22670" w:rsidRDefault="00D22670" w:rsidP="006C634F">
      <w:pPr>
        <w:rPr>
          <w:ins w:id="87" w:author="Charlie X" w:date="2024-08-22T15:07:00Z" w16du:dateUtc="2024-08-22T07:07:00Z"/>
          <w:rFonts w:ascii="Times New Roman" w:hAnsi="Times New Roman" w:cs="Times New Roman"/>
        </w:rPr>
      </w:pPr>
    </w:p>
    <w:p w14:paraId="794B80BF" w14:textId="4E6A253A" w:rsidR="006C634F" w:rsidRDefault="006C634F" w:rsidP="006C634F">
      <w:pPr>
        <w:rPr>
          <w:rFonts w:ascii="Times New Roman" w:hAnsi="Times New Roman" w:cs="Times New Roman"/>
        </w:rPr>
      </w:pPr>
      <w:r w:rsidRPr="00CA0375">
        <w:rPr>
          <w:rFonts w:ascii="Times New Roman" w:hAnsi="Times New Roman" w:cs="Times New Roman"/>
        </w:rPr>
        <w:t>The performance of the multimodal fusion model is evaluated across the various validation cohorts, with a particular focus on its generalizability and robustness, especially in the external validation cohort. The model's results are compared with traditional single-modality diagnostic methods, demonstrating the clear advantages of multimodal fusion in improving diagnostic accuracy.</w:t>
      </w:r>
    </w:p>
    <w:p w14:paraId="7B12DA4C" w14:textId="77777777" w:rsidR="00474C3F" w:rsidRPr="00CA0375" w:rsidRDefault="00474C3F" w:rsidP="006C634F">
      <w:pPr>
        <w:rPr>
          <w:rFonts w:ascii="Times New Roman" w:hAnsi="Times New Roman" w:cs="Times New Roman"/>
        </w:rPr>
      </w:pPr>
    </w:p>
    <w:tbl>
      <w:tblPr>
        <w:tblStyle w:val="TableGri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474C3F" w14:paraId="2B14A4D9" w14:textId="77777777" w:rsidTr="00474C3F">
        <w:trPr>
          <w:jc w:val="center"/>
        </w:trPr>
        <w:tc>
          <w:tcPr>
            <w:tcW w:w="1659" w:type="dxa"/>
            <w:tcBorders>
              <w:top w:val="single" w:sz="12" w:space="0" w:color="auto"/>
              <w:bottom w:val="single" w:sz="6" w:space="0" w:color="auto"/>
            </w:tcBorders>
          </w:tcPr>
          <w:p w14:paraId="56B314E6" w14:textId="2BF009C3" w:rsidR="00474C3F" w:rsidRDefault="00474C3F" w:rsidP="00474C3F">
            <w:pPr>
              <w:jc w:val="center"/>
              <w:rPr>
                <w:rFonts w:ascii="Times New Roman" w:hAnsi="Times New Roman" w:cs="Times New Roman"/>
                <w:b/>
                <w:bCs/>
              </w:rPr>
            </w:pPr>
            <w:r>
              <w:rPr>
                <w:rFonts w:ascii="Times New Roman" w:hAnsi="Times New Roman" w:cs="Times New Roman" w:hint="eastAsia"/>
                <w:b/>
                <w:bCs/>
              </w:rPr>
              <w:t>Models</w:t>
            </w:r>
          </w:p>
        </w:tc>
        <w:tc>
          <w:tcPr>
            <w:tcW w:w="1659" w:type="dxa"/>
            <w:tcBorders>
              <w:top w:val="single" w:sz="12" w:space="0" w:color="auto"/>
              <w:bottom w:val="single" w:sz="6" w:space="0" w:color="auto"/>
            </w:tcBorders>
          </w:tcPr>
          <w:p w14:paraId="2F35A428" w14:textId="216C191F" w:rsidR="00474C3F" w:rsidRDefault="00474C3F" w:rsidP="00474C3F">
            <w:pPr>
              <w:jc w:val="center"/>
              <w:rPr>
                <w:rFonts w:ascii="Times New Roman" w:hAnsi="Times New Roman" w:cs="Times New Roman"/>
                <w:b/>
                <w:bCs/>
              </w:rPr>
            </w:pPr>
            <w:r>
              <w:rPr>
                <w:rFonts w:ascii="Times New Roman" w:hAnsi="Times New Roman" w:cs="Times New Roman" w:hint="eastAsia"/>
                <w:b/>
                <w:bCs/>
              </w:rPr>
              <w:t>auROC</w:t>
            </w:r>
          </w:p>
        </w:tc>
        <w:tc>
          <w:tcPr>
            <w:tcW w:w="1659" w:type="dxa"/>
            <w:tcBorders>
              <w:top w:val="single" w:sz="12" w:space="0" w:color="auto"/>
              <w:bottom w:val="single" w:sz="6" w:space="0" w:color="auto"/>
            </w:tcBorders>
          </w:tcPr>
          <w:p w14:paraId="37E75BE3" w14:textId="7178874E" w:rsidR="00474C3F" w:rsidRDefault="00474C3F" w:rsidP="00474C3F">
            <w:pPr>
              <w:jc w:val="center"/>
              <w:rPr>
                <w:rFonts w:ascii="Times New Roman" w:hAnsi="Times New Roman" w:cs="Times New Roman"/>
                <w:b/>
                <w:bCs/>
              </w:rPr>
            </w:pPr>
            <w:r>
              <w:rPr>
                <w:rFonts w:ascii="Times New Roman" w:hAnsi="Times New Roman" w:cs="Times New Roman" w:hint="eastAsia"/>
                <w:b/>
                <w:bCs/>
              </w:rPr>
              <w:t>auPRC</w:t>
            </w:r>
          </w:p>
        </w:tc>
        <w:tc>
          <w:tcPr>
            <w:tcW w:w="1659" w:type="dxa"/>
            <w:tcBorders>
              <w:top w:val="single" w:sz="12" w:space="0" w:color="auto"/>
              <w:bottom w:val="single" w:sz="6" w:space="0" w:color="auto"/>
            </w:tcBorders>
          </w:tcPr>
          <w:p w14:paraId="41BCE6A3" w14:textId="05748658" w:rsidR="00474C3F" w:rsidRDefault="00474C3F" w:rsidP="00474C3F">
            <w:pPr>
              <w:jc w:val="center"/>
              <w:rPr>
                <w:rFonts w:ascii="Times New Roman" w:hAnsi="Times New Roman" w:cs="Times New Roman"/>
                <w:b/>
                <w:bCs/>
              </w:rPr>
            </w:pPr>
            <w:r>
              <w:rPr>
                <w:rFonts w:ascii="Times New Roman" w:hAnsi="Times New Roman" w:cs="Times New Roman" w:hint="eastAsia"/>
                <w:b/>
                <w:bCs/>
              </w:rPr>
              <w:t>F1-score</w:t>
            </w:r>
          </w:p>
        </w:tc>
        <w:tc>
          <w:tcPr>
            <w:tcW w:w="1660" w:type="dxa"/>
            <w:tcBorders>
              <w:top w:val="single" w:sz="12" w:space="0" w:color="auto"/>
              <w:bottom w:val="single" w:sz="6" w:space="0" w:color="auto"/>
            </w:tcBorders>
          </w:tcPr>
          <w:p w14:paraId="06E8C686" w14:textId="73B01100" w:rsidR="00474C3F" w:rsidRDefault="00474C3F" w:rsidP="00474C3F">
            <w:pPr>
              <w:jc w:val="center"/>
              <w:rPr>
                <w:rFonts w:ascii="Times New Roman" w:hAnsi="Times New Roman" w:cs="Times New Roman"/>
                <w:b/>
                <w:bCs/>
              </w:rPr>
            </w:pPr>
            <w:r>
              <w:rPr>
                <w:rFonts w:ascii="Times New Roman" w:hAnsi="Times New Roman" w:cs="Times New Roman" w:hint="eastAsia"/>
                <w:b/>
                <w:bCs/>
              </w:rPr>
              <w:t>Precision</w:t>
            </w:r>
          </w:p>
        </w:tc>
      </w:tr>
      <w:tr w:rsidR="00474C3F" w14:paraId="27E7EE79" w14:textId="77777777" w:rsidTr="00474C3F">
        <w:trPr>
          <w:jc w:val="center"/>
        </w:trPr>
        <w:tc>
          <w:tcPr>
            <w:tcW w:w="1659" w:type="dxa"/>
            <w:tcBorders>
              <w:top w:val="single" w:sz="6" w:space="0" w:color="auto"/>
            </w:tcBorders>
          </w:tcPr>
          <w:p w14:paraId="7DC34C1A" w14:textId="77777777" w:rsidR="00474C3F" w:rsidRDefault="00474C3F" w:rsidP="00474C3F">
            <w:pPr>
              <w:jc w:val="center"/>
              <w:rPr>
                <w:rFonts w:ascii="Times New Roman" w:hAnsi="Times New Roman" w:cs="Times New Roman"/>
                <w:b/>
                <w:bCs/>
              </w:rPr>
            </w:pPr>
            <w:r w:rsidRPr="00474C3F">
              <w:rPr>
                <w:rFonts w:ascii="Times New Roman" w:hAnsi="Times New Roman" w:cs="Times New Roman" w:hint="eastAsia"/>
                <w:b/>
                <w:bCs/>
              </w:rPr>
              <w:t>Multimodal</w:t>
            </w:r>
          </w:p>
          <w:p w14:paraId="5204EC14" w14:textId="0B562CC0" w:rsidR="00474C3F" w:rsidRPr="00474C3F" w:rsidRDefault="00474C3F" w:rsidP="00474C3F">
            <w:pPr>
              <w:jc w:val="center"/>
              <w:rPr>
                <w:rFonts w:ascii="Times New Roman" w:hAnsi="Times New Roman" w:cs="Times New Roman"/>
                <w:b/>
                <w:bCs/>
              </w:rPr>
            </w:pPr>
            <w:r>
              <w:rPr>
                <w:rFonts w:ascii="Times New Roman" w:hAnsi="Times New Roman" w:cs="Times New Roman" w:hint="eastAsia"/>
                <w:b/>
                <w:bCs/>
              </w:rPr>
              <w:t>(ECG+ECHO)</w:t>
            </w:r>
          </w:p>
        </w:tc>
        <w:tc>
          <w:tcPr>
            <w:tcW w:w="1659" w:type="dxa"/>
            <w:tcBorders>
              <w:top w:val="single" w:sz="6" w:space="0" w:color="auto"/>
            </w:tcBorders>
          </w:tcPr>
          <w:p w14:paraId="21E18D8A" w14:textId="6C60E829" w:rsidR="00474C3F" w:rsidRDefault="00474C3F" w:rsidP="00474C3F">
            <w:pPr>
              <w:jc w:val="center"/>
              <w:rPr>
                <w:rFonts w:ascii="Times New Roman" w:hAnsi="Times New Roman" w:cs="Times New Roman"/>
                <w:b/>
                <w:bCs/>
              </w:rPr>
            </w:pPr>
            <w:r>
              <w:rPr>
                <w:rFonts w:ascii="Times New Roman" w:hAnsi="Times New Roman" w:cs="Times New Roman" w:hint="eastAsia"/>
                <w:b/>
                <w:bCs/>
              </w:rPr>
              <w:t>0.92</w:t>
            </w:r>
          </w:p>
        </w:tc>
        <w:tc>
          <w:tcPr>
            <w:tcW w:w="1659" w:type="dxa"/>
            <w:tcBorders>
              <w:top w:val="single" w:sz="6" w:space="0" w:color="auto"/>
            </w:tcBorders>
          </w:tcPr>
          <w:p w14:paraId="64FFAB8A" w14:textId="0F50DDC7" w:rsidR="00474C3F" w:rsidRDefault="00474C3F" w:rsidP="00474C3F">
            <w:pPr>
              <w:jc w:val="center"/>
              <w:rPr>
                <w:rFonts w:ascii="Times New Roman" w:hAnsi="Times New Roman" w:cs="Times New Roman"/>
                <w:b/>
                <w:bCs/>
              </w:rPr>
            </w:pPr>
            <w:r>
              <w:rPr>
                <w:rFonts w:ascii="Times New Roman" w:hAnsi="Times New Roman" w:cs="Times New Roman" w:hint="eastAsia"/>
                <w:b/>
                <w:bCs/>
              </w:rPr>
              <w:t>0.80</w:t>
            </w:r>
          </w:p>
        </w:tc>
        <w:tc>
          <w:tcPr>
            <w:tcW w:w="1659" w:type="dxa"/>
            <w:tcBorders>
              <w:top w:val="single" w:sz="6" w:space="0" w:color="auto"/>
            </w:tcBorders>
          </w:tcPr>
          <w:p w14:paraId="3F64C71E" w14:textId="59A0578C" w:rsidR="00474C3F" w:rsidRDefault="00474C3F" w:rsidP="00474C3F">
            <w:pPr>
              <w:jc w:val="center"/>
              <w:rPr>
                <w:rFonts w:ascii="Times New Roman" w:hAnsi="Times New Roman" w:cs="Times New Roman"/>
                <w:b/>
                <w:bCs/>
              </w:rPr>
            </w:pPr>
            <w:r>
              <w:rPr>
                <w:rFonts w:ascii="Times New Roman" w:hAnsi="Times New Roman" w:cs="Times New Roman" w:hint="eastAsia"/>
                <w:b/>
                <w:bCs/>
              </w:rPr>
              <w:t>0.73</w:t>
            </w:r>
          </w:p>
        </w:tc>
        <w:tc>
          <w:tcPr>
            <w:tcW w:w="1660" w:type="dxa"/>
            <w:tcBorders>
              <w:top w:val="single" w:sz="6" w:space="0" w:color="auto"/>
            </w:tcBorders>
          </w:tcPr>
          <w:p w14:paraId="183798A7" w14:textId="29F0BA9D" w:rsidR="00474C3F" w:rsidRDefault="00474C3F" w:rsidP="00474C3F">
            <w:pPr>
              <w:jc w:val="center"/>
              <w:rPr>
                <w:rFonts w:ascii="Times New Roman" w:hAnsi="Times New Roman" w:cs="Times New Roman"/>
                <w:b/>
                <w:bCs/>
              </w:rPr>
            </w:pPr>
            <w:r>
              <w:rPr>
                <w:rFonts w:ascii="Times New Roman" w:hAnsi="Times New Roman" w:cs="Times New Roman" w:hint="eastAsia"/>
                <w:b/>
                <w:bCs/>
              </w:rPr>
              <w:t>0.73</w:t>
            </w:r>
          </w:p>
        </w:tc>
      </w:tr>
      <w:tr w:rsidR="00474C3F" w14:paraId="40780D4B" w14:textId="77777777" w:rsidTr="00474C3F">
        <w:trPr>
          <w:jc w:val="center"/>
        </w:trPr>
        <w:tc>
          <w:tcPr>
            <w:tcW w:w="1659" w:type="dxa"/>
          </w:tcPr>
          <w:p w14:paraId="787344EC" w14:textId="77777777" w:rsidR="00474C3F" w:rsidRPr="00474C3F" w:rsidRDefault="00474C3F" w:rsidP="00474C3F">
            <w:pPr>
              <w:jc w:val="center"/>
              <w:rPr>
                <w:rFonts w:ascii="Times New Roman" w:hAnsi="Times New Roman" w:cs="Times New Roman"/>
              </w:rPr>
            </w:pPr>
            <w:proofErr w:type="gramStart"/>
            <w:r w:rsidRPr="00474C3F">
              <w:rPr>
                <w:rFonts w:ascii="Times New Roman" w:hAnsi="Times New Roman" w:cs="Times New Roman" w:hint="eastAsia"/>
              </w:rPr>
              <w:t>Single-model</w:t>
            </w:r>
            <w:proofErr w:type="gramEnd"/>
          </w:p>
          <w:p w14:paraId="07B46D74" w14:textId="777902F4" w:rsidR="00474C3F" w:rsidRPr="00474C3F" w:rsidRDefault="00474C3F" w:rsidP="00474C3F">
            <w:pPr>
              <w:jc w:val="center"/>
              <w:rPr>
                <w:rFonts w:ascii="Times New Roman" w:hAnsi="Times New Roman" w:cs="Times New Roman"/>
              </w:rPr>
            </w:pPr>
            <w:r w:rsidRPr="00474C3F">
              <w:rPr>
                <w:rFonts w:ascii="Times New Roman" w:hAnsi="Times New Roman" w:cs="Times New Roman" w:hint="eastAsia"/>
              </w:rPr>
              <w:t>(ECG)</w:t>
            </w:r>
          </w:p>
        </w:tc>
        <w:tc>
          <w:tcPr>
            <w:tcW w:w="1659" w:type="dxa"/>
          </w:tcPr>
          <w:p w14:paraId="2FD7B849" w14:textId="190A3C60" w:rsidR="00474C3F" w:rsidRPr="00474C3F" w:rsidRDefault="00474C3F" w:rsidP="00474C3F">
            <w:pPr>
              <w:jc w:val="center"/>
              <w:rPr>
                <w:rFonts w:ascii="Times New Roman" w:hAnsi="Times New Roman" w:cs="Times New Roman"/>
              </w:rPr>
            </w:pPr>
            <w:r w:rsidRPr="00474C3F">
              <w:rPr>
                <w:rFonts w:ascii="Times New Roman" w:hAnsi="Times New Roman" w:cs="Times New Roman" w:hint="eastAsia"/>
              </w:rPr>
              <w:t>0.87</w:t>
            </w:r>
          </w:p>
        </w:tc>
        <w:tc>
          <w:tcPr>
            <w:tcW w:w="1659" w:type="dxa"/>
          </w:tcPr>
          <w:p w14:paraId="01C58464" w14:textId="27F8DE9F" w:rsidR="00474C3F" w:rsidRPr="00474C3F" w:rsidRDefault="00474C3F" w:rsidP="00474C3F">
            <w:pPr>
              <w:jc w:val="center"/>
              <w:rPr>
                <w:rFonts w:ascii="Times New Roman" w:hAnsi="Times New Roman" w:cs="Times New Roman"/>
              </w:rPr>
            </w:pPr>
            <w:r w:rsidRPr="00474C3F">
              <w:rPr>
                <w:rFonts w:ascii="Times New Roman" w:hAnsi="Times New Roman" w:cs="Times New Roman" w:hint="eastAsia"/>
              </w:rPr>
              <w:t>0.62</w:t>
            </w:r>
          </w:p>
        </w:tc>
        <w:tc>
          <w:tcPr>
            <w:tcW w:w="1659" w:type="dxa"/>
          </w:tcPr>
          <w:p w14:paraId="1174A8D4" w14:textId="3A7CE8DF" w:rsidR="00474C3F" w:rsidRPr="00474C3F" w:rsidRDefault="00474C3F" w:rsidP="00474C3F">
            <w:pPr>
              <w:jc w:val="center"/>
              <w:rPr>
                <w:rFonts w:ascii="Times New Roman" w:hAnsi="Times New Roman" w:cs="Times New Roman"/>
              </w:rPr>
            </w:pPr>
            <w:r w:rsidRPr="00474C3F">
              <w:rPr>
                <w:rFonts w:ascii="Times New Roman" w:hAnsi="Times New Roman" w:cs="Times New Roman" w:hint="eastAsia"/>
              </w:rPr>
              <w:t>0.51</w:t>
            </w:r>
          </w:p>
        </w:tc>
        <w:tc>
          <w:tcPr>
            <w:tcW w:w="1660" w:type="dxa"/>
          </w:tcPr>
          <w:p w14:paraId="437D7ED8" w14:textId="218FD491" w:rsidR="00474C3F" w:rsidRPr="00474C3F" w:rsidRDefault="00474C3F" w:rsidP="00474C3F">
            <w:pPr>
              <w:jc w:val="center"/>
              <w:rPr>
                <w:rFonts w:ascii="Times New Roman" w:hAnsi="Times New Roman" w:cs="Times New Roman"/>
              </w:rPr>
            </w:pPr>
            <w:r w:rsidRPr="00474C3F">
              <w:rPr>
                <w:rFonts w:ascii="Times New Roman" w:hAnsi="Times New Roman" w:cs="Times New Roman" w:hint="eastAsia"/>
              </w:rPr>
              <w:t>0.41</w:t>
            </w:r>
          </w:p>
        </w:tc>
      </w:tr>
      <w:tr w:rsidR="00474C3F" w14:paraId="316C2CDA" w14:textId="77777777" w:rsidTr="00474C3F">
        <w:trPr>
          <w:jc w:val="center"/>
        </w:trPr>
        <w:tc>
          <w:tcPr>
            <w:tcW w:w="1659" w:type="dxa"/>
          </w:tcPr>
          <w:p w14:paraId="3CFA3F63" w14:textId="77777777" w:rsidR="00474C3F" w:rsidRPr="00474C3F" w:rsidRDefault="00474C3F" w:rsidP="00474C3F">
            <w:pPr>
              <w:jc w:val="center"/>
              <w:rPr>
                <w:rFonts w:ascii="Times New Roman" w:hAnsi="Times New Roman" w:cs="Times New Roman"/>
              </w:rPr>
            </w:pPr>
            <w:proofErr w:type="gramStart"/>
            <w:r w:rsidRPr="00474C3F">
              <w:rPr>
                <w:rFonts w:ascii="Times New Roman" w:hAnsi="Times New Roman" w:cs="Times New Roman" w:hint="eastAsia"/>
              </w:rPr>
              <w:t>Single-model</w:t>
            </w:r>
            <w:proofErr w:type="gramEnd"/>
          </w:p>
          <w:p w14:paraId="58A2D481" w14:textId="79807AE0" w:rsidR="00474C3F" w:rsidRPr="00474C3F" w:rsidRDefault="00474C3F" w:rsidP="00474C3F">
            <w:pPr>
              <w:jc w:val="center"/>
              <w:rPr>
                <w:rFonts w:ascii="Times New Roman" w:hAnsi="Times New Roman" w:cs="Times New Roman"/>
              </w:rPr>
            </w:pPr>
            <w:r w:rsidRPr="00474C3F">
              <w:rPr>
                <w:rFonts w:ascii="Times New Roman" w:hAnsi="Times New Roman" w:cs="Times New Roman" w:hint="eastAsia"/>
              </w:rPr>
              <w:lastRenderedPageBreak/>
              <w:t>(ECHO)</w:t>
            </w:r>
          </w:p>
        </w:tc>
        <w:tc>
          <w:tcPr>
            <w:tcW w:w="1659" w:type="dxa"/>
          </w:tcPr>
          <w:p w14:paraId="79BF4608" w14:textId="7CCE3B7C" w:rsidR="00474C3F" w:rsidRPr="00474C3F" w:rsidRDefault="00474C3F" w:rsidP="00474C3F">
            <w:pPr>
              <w:jc w:val="center"/>
              <w:rPr>
                <w:rFonts w:ascii="Times New Roman" w:hAnsi="Times New Roman" w:cs="Times New Roman"/>
              </w:rPr>
            </w:pPr>
            <w:r w:rsidRPr="00474C3F">
              <w:rPr>
                <w:rFonts w:ascii="Times New Roman" w:hAnsi="Times New Roman" w:cs="Times New Roman" w:hint="eastAsia"/>
              </w:rPr>
              <w:lastRenderedPageBreak/>
              <w:t>0.88</w:t>
            </w:r>
          </w:p>
        </w:tc>
        <w:tc>
          <w:tcPr>
            <w:tcW w:w="1659" w:type="dxa"/>
          </w:tcPr>
          <w:p w14:paraId="39EE93B2" w14:textId="7EB128B3" w:rsidR="00474C3F" w:rsidRPr="00474C3F" w:rsidRDefault="00474C3F" w:rsidP="00474C3F">
            <w:pPr>
              <w:jc w:val="center"/>
              <w:rPr>
                <w:rFonts w:ascii="Times New Roman" w:hAnsi="Times New Roman" w:cs="Times New Roman"/>
              </w:rPr>
            </w:pPr>
            <w:r w:rsidRPr="00474C3F">
              <w:rPr>
                <w:rFonts w:ascii="Times New Roman" w:hAnsi="Times New Roman" w:cs="Times New Roman" w:hint="eastAsia"/>
              </w:rPr>
              <w:t>0.70</w:t>
            </w:r>
          </w:p>
        </w:tc>
        <w:tc>
          <w:tcPr>
            <w:tcW w:w="1659" w:type="dxa"/>
          </w:tcPr>
          <w:p w14:paraId="10A4F7FF" w14:textId="4CD1414C" w:rsidR="00474C3F" w:rsidRPr="00474C3F" w:rsidRDefault="00474C3F" w:rsidP="00474C3F">
            <w:pPr>
              <w:jc w:val="center"/>
              <w:rPr>
                <w:rFonts w:ascii="Times New Roman" w:hAnsi="Times New Roman" w:cs="Times New Roman"/>
              </w:rPr>
            </w:pPr>
            <w:r w:rsidRPr="00474C3F">
              <w:rPr>
                <w:rFonts w:ascii="Times New Roman" w:hAnsi="Times New Roman" w:cs="Times New Roman" w:hint="eastAsia"/>
              </w:rPr>
              <w:t>0.63</w:t>
            </w:r>
          </w:p>
        </w:tc>
        <w:tc>
          <w:tcPr>
            <w:tcW w:w="1660" w:type="dxa"/>
          </w:tcPr>
          <w:p w14:paraId="23CAAD6E" w14:textId="252E0D39" w:rsidR="00474C3F" w:rsidRPr="00474C3F" w:rsidRDefault="00474C3F" w:rsidP="00474C3F">
            <w:pPr>
              <w:jc w:val="center"/>
              <w:rPr>
                <w:rFonts w:ascii="Times New Roman" w:hAnsi="Times New Roman" w:cs="Times New Roman"/>
              </w:rPr>
            </w:pPr>
            <w:r w:rsidRPr="00474C3F">
              <w:rPr>
                <w:rFonts w:ascii="Times New Roman" w:hAnsi="Times New Roman" w:cs="Times New Roman" w:hint="eastAsia"/>
              </w:rPr>
              <w:t>0.55</w:t>
            </w:r>
          </w:p>
        </w:tc>
      </w:tr>
    </w:tbl>
    <w:p w14:paraId="609717B8" w14:textId="21DAF30E" w:rsidR="006C634F" w:rsidRPr="00474C3F" w:rsidRDefault="00474C3F" w:rsidP="00474C3F">
      <w:pPr>
        <w:jc w:val="center"/>
        <w:rPr>
          <w:rFonts w:ascii="Times New Roman" w:hAnsi="Times New Roman" w:cs="Times New Roman"/>
        </w:rPr>
      </w:pPr>
      <w:commentRangeStart w:id="88"/>
      <w:r w:rsidRPr="00474C3F">
        <w:rPr>
          <w:rFonts w:ascii="Times New Roman" w:hAnsi="Times New Roman" w:cs="Times New Roman" w:hint="eastAsia"/>
        </w:rPr>
        <w:t>Table 1</w:t>
      </w:r>
      <w:r w:rsidR="00E07BB8">
        <w:rPr>
          <w:rFonts w:ascii="Times New Roman" w:hAnsi="Times New Roman" w:cs="Times New Roman" w:hint="eastAsia"/>
        </w:rPr>
        <w:t xml:space="preserve"> The Results of Models</w:t>
      </w:r>
      <w:commentRangeEnd w:id="88"/>
      <w:r w:rsidR="0075114C">
        <w:rPr>
          <w:rStyle w:val="CommentReference"/>
        </w:rPr>
        <w:commentReference w:id="88"/>
      </w:r>
    </w:p>
    <w:p w14:paraId="5ECBF1B3" w14:textId="77777777" w:rsidR="00342114" w:rsidRPr="00CA0375" w:rsidRDefault="00342114" w:rsidP="006C634F">
      <w:pPr>
        <w:rPr>
          <w:rFonts w:ascii="Times New Roman" w:hAnsi="Times New Roman" w:cs="Times New Roman"/>
          <w:b/>
          <w:bCs/>
        </w:rPr>
      </w:pPr>
    </w:p>
    <w:p w14:paraId="2A432548" w14:textId="77777777" w:rsidR="00585327" w:rsidRDefault="00585327" w:rsidP="00585327">
      <w:pPr>
        <w:pStyle w:val="ListParagraph"/>
        <w:numPr>
          <w:ilvl w:val="0"/>
          <w:numId w:val="2"/>
        </w:numPr>
        <w:rPr>
          <w:ins w:id="89" w:author="Charlie X" w:date="2024-08-22T15:08:00Z" w16du:dateUtc="2024-08-22T07:08:00Z"/>
          <w:rFonts w:ascii="Times New Roman" w:hAnsi="Times New Roman" w:cs="Times New Roman"/>
          <w:b/>
          <w:bCs/>
        </w:rPr>
      </w:pPr>
      <w:ins w:id="90" w:author="Charlie X" w:date="2024-08-22T15:08:00Z" w16du:dateUtc="2024-08-22T07:08:00Z">
        <w:r w:rsidRPr="005832D0">
          <w:rPr>
            <w:rFonts w:ascii="Times New Roman" w:hAnsi="Times New Roman" w:cs="Times New Roman"/>
            <w:b/>
            <w:bCs/>
          </w:rPr>
          <w:t>Subtitle</w:t>
        </w:r>
        <w:r w:rsidRPr="005832D0">
          <w:rPr>
            <w:rFonts w:ascii="Times New Roman" w:hAnsi="Times New Roman" w:cs="Times New Roman" w:hint="eastAsia"/>
            <w:b/>
            <w:bCs/>
          </w:rPr>
          <w:t xml:space="preserve"> </w:t>
        </w:r>
      </w:ins>
    </w:p>
    <w:p w14:paraId="2133D883" w14:textId="77777777" w:rsidR="00585327" w:rsidRPr="005832D0" w:rsidRDefault="00585327" w:rsidP="00585327">
      <w:pPr>
        <w:pStyle w:val="ListParagraph"/>
        <w:rPr>
          <w:ins w:id="91" w:author="Charlie X" w:date="2024-08-22T15:08:00Z" w16du:dateUtc="2024-08-22T07:08:00Z"/>
          <w:rFonts w:ascii="Times New Roman" w:hAnsi="Times New Roman" w:cs="Times New Roman" w:hint="eastAsia"/>
          <w:b/>
          <w:bCs/>
        </w:rPr>
        <w:pPrChange w:id="92" w:author="Charlie X" w:date="2024-08-22T15:08:00Z" w16du:dateUtc="2024-08-22T07:08:00Z">
          <w:pPr>
            <w:pStyle w:val="ListParagraph"/>
            <w:numPr>
              <w:numId w:val="2"/>
            </w:numPr>
            <w:ind w:hanging="360"/>
          </w:pPr>
        </w:pPrChange>
      </w:pPr>
    </w:p>
    <w:p w14:paraId="6CFA0A47" w14:textId="77777777" w:rsidR="00585327" w:rsidRPr="005832D0" w:rsidRDefault="00585327" w:rsidP="00585327">
      <w:pPr>
        <w:pStyle w:val="ListParagraph"/>
        <w:numPr>
          <w:ilvl w:val="0"/>
          <w:numId w:val="2"/>
        </w:numPr>
        <w:rPr>
          <w:ins w:id="93" w:author="Charlie X" w:date="2024-08-22T15:08:00Z" w16du:dateUtc="2024-08-22T07:08:00Z"/>
          <w:rFonts w:ascii="Times New Roman" w:hAnsi="Times New Roman" w:cs="Times New Roman" w:hint="eastAsia"/>
          <w:b/>
          <w:bCs/>
        </w:rPr>
      </w:pPr>
      <w:ins w:id="94" w:author="Charlie X" w:date="2024-08-22T15:08:00Z" w16du:dateUtc="2024-08-22T07:08:00Z">
        <w:r w:rsidRPr="005832D0">
          <w:rPr>
            <w:rFonts w:ascii="Times New Roman" w:hAnsi="Times New Roman" w:cs="Times New Roman"/>
            <w:b/>
            <w:bCs/>
          </w:rPr>
          <w:t>Subtitle</w:t>
        </w:r>
        <w:r w:rsidRPr="005832D0">
          <w:rPr>
            <w:rFonts w:ascii="Times New Roman" w:hAnsi="Times New Roman" w:cs="Times New Roman" w:hint="eastAsia"/>
            <w:b/>
            <w:bCs/>
          </w:rPr>
          <w:t xml:space="preserve"> </w:t>
        </w:r>
      </w:ins>
    </w:p>
    <w:p w14:paraId="01E442B4" w14:textId="77777777" w:rsidR="00585327" w:rsidRDefault="00585327" w:rsidP="006C634F">
      <w:pPr>
        <w:rPr>
          <w:ins w:id="95" w:author="Charlie X" w:date="2024-08-22T15:08:00Z" w16du:dateUtc="2024-08-22T07:08:00Z"/>
          <w:rFonts w:ascii="Times New Roman" w:hAnsi="Times New Roman" w:cs="Times New Roman"/>
          <w:b/>
          <w:bCs/>
        </w:rPr>
      </w:pPr>
    </w:p>
    <w:p w14:paraId="188D814B" w14:textId="77777777" w:rsidR="00585327" w:rsidRDefault="00585327" w:rsidP="006C634F">
      <w:pPr>
        <w:rPr>
          <w:ins w:id="96" w:author="Charlie X" w:date="2024-08-22T15:08:00Z" w16du:dateUtc="2024-08-22T07:08:00Z"/>
          <w:rFonts w:ascii="Times New Roman" w:hAnsi="Times New Roman" w:cs="Times New Roman"/>
          <w:b/>
          <w:bCs/>
        </w:rPr>
      </w:pPr>
    </w:p>
    <w:p w14:paraId="1F75E342" w14:textId="2CDF9615" w:rsidR="006C634F" w:rsidRPr="00CA0375" w:rsidRDefault="006C634F" w:rsidP="006C634F">
      <w:pPr>
        <w:rPr>
          <w:rFonts w:ascii="Times New Roman" w:hAnsi="Times New Roman" w:cs="Times New Roman"/>
          <w:b/>
          <w:bCs/>
        </w:rPr>
      </w:pPr>
      <w:r w:rsidRPr="00CA0375">
        <w:rPr>
          <w:rFonts w:ascii="Times New Roman" w:hAnsi="Times New Roman" w:cs="Times New Roman"/>
          <w:b/>
          <w:bCs/>
        </w:rPr>
        <w:t>Discussion</w:t>
      </w:r>
    </w:p>
    <w:p w14:paraId="6C36B0BF" w14:textId="77777777" w:rsidR="0075114C" w:rsidRDefault="0075114C" w:rsidP="006C634F">
      <w:pPr>
        <w:rPr>
          <w:ins w:id="97" w:author="Charlie X" w:date="2024-08-22T15:09:00Z" w16du:dateUtc="2024-08-22T07:09:00Z"/>
          <w:rFonts w:ascii="Times New Roman" w:hAnsi="Times New Roman" w:cs="Times New Roman"/>
        </w:rPr>
      </w:pPr>
    </w:p>
    <w:p w14:paraId="511FA411" w14:textId="63D7E345" w:rsidR="00E23481" w:rsidRDefault="00E23481" w:rsidP="006C634F">
      <w:pPr>
        <w:rPr>
          <w:rFonts w:ascii="Times New Roman" w:hAnsi="Times New Roman" w:cs="Times New Roman"/>
        </w:rPr>
      </w:pPr>
      <w:r w:rsidRPr="00E23481">
        <w:rPr>
          <w:rFonts w:ascii="Times New Roman" w:hAnsi="Times New Roman" w:cs="Times New Roman"/>
        </w:rPr>
        <w:t>In this study, we report the first multimodal (ECG and echocardiogram based) deep learning model in clinical cardiology and use it to predict the etiology of left ventricular hypertrophy.     Combining complementary knowledge from multiple modalities can improve diagnostic performance in clinical practice. The trained model demonstrates high discriminatory ability in distinguishing HCM.</w:t>
      </w:r>
      <w:r>
        <w:rPr>
          <w:rFonts w:ascii="Times New Roman" w:hAnsi="Times New Roman" w:cs="Times New Roman" w:hint="eastAsia"/>
        </w:rPr>
        <w:t xml:space="preserve"> </w:t>
      </w:r>
      <w:r w:rsidRPr="00E23481">
        <w:rPr>
          <w:rFonts w:ascii="Times New Roman" w:hAnsi="Times New Roman" w:cs="Times New Roman"/>
        </w:rPr>
        <w:t xml:space="preserve">Furthermore, ablation studies provided independent support from unsupervised analysis for clinicians’ focus on ECG lateral repolarization and echocardiographic proximal septal hypertrophy for the diagnosis of HCM. Combining complementary information from multiple modalities is intuitively appealing for improving the performance of learning-based approaches. </w:t>
      </w:r>
    </w:p>
    <w:p w14:paraId="19E08909" w14:textId="77777777" w:rsidR="0075114C" w:rsidRDefault="0075114C" w:rsidP="006C634F">
      <w:pPr>
        <w:rPr>
          <w:ins w:id="98" w:author="Charlie X" w:date="2024-08-22T15:09:00Z" w16du:dateUtc="2024-08-22T07:09:00Z"/>
          <w:rFonts w:ascii="Times New Roman" w:hAnsi="Times New Roman" w:cs="Times New Roman"/>
          <w:b/>
          <w:bCs/>
        </w:rPr>
      </w:pPr>
    </w:p>
    <w:p w14:paraId="7E6B24A2" w14:textId="60DD039D" w:rsidR="006C634F" w:rsidRPr="00CA0375" w:rsidRDefault="006C634F" w:rsidP="006C634F">
      <w:pPr>
        <w:rPr>
          <w:rFonts w:ascii="Times New Roman" w:hAnsi="Times New Roman" w:cs="Times New Roman"/>
          <w:b/>
          <w:bCs/>
        </w:rPr>
      </w:pPr>
      <w:r w:rsidRPr="00CA0375">
        <w:rPr>
          <w:rFonts w:ascii="Times New Roman" w:hAnsi="Times New Roman" w:cs="Times New Roman"/>
          <w:b/>
          <w:bCs/>
        </w:rPr>
        <w:t>Conclusion</w:t>
      </w:r>
    </w:p>
    <w:p w14:paraId="30C3DADB" w14:textId="69307750" w:rsidR="004C2CFE" w:rsidRDefault="00677C93" w:rsidP="006C634F">
      <w:pPr>
        <w:rPr>
          <w:rFonts w:ascii="Times New Roman" w:hAnsi="Times New Roman" w:cs="Times New Roman"/>
        </w:rPr>
      </w:pPr>
      <w:r w:rsidRPr="00677C93">
        <w:rPr>
          <w:rFonts w:ascii="Times New Roman" w:hAnsi="Times New Roman" w:cs="Times New Roman"/>
        </w:rPr>
        <w:t xml:space="preserve">In summary, </w:t>
      </w:r>
      <w:r>
        <w:rPr>
          <w:rFonts w:ascii="Times New Roman" w:hAnsi="Times New Roman" w:cs="Times New Roman" w:hint="eastAsia"/>
        </w:rPr>
        <w:t>t</w:t>
      </w:r>
      <w:r w:rsidRPr="00CA0375">
        <w:rPr>
          <w:rFonts w:ascii="Times New Roman" w:hAnsi="Times New Roman" w:cs="Times New Roman"/>
        </w:rPr>
        <w:t>his study</w:t>
      </w:r>
      <w:r w:rsidRPr="00677C93">
        <w:rPr>
          <w:rFonts w:ascii="Times New Roman" w:hAnsi="Times New Roman" w:cs="Times New Roman"/>
        </w:rPr>
        <w:t xml:space="preserve"> </w:t>
      </w:r>
      <w:r w:rsidRPr="00CA0375">
        <w:rPr>
          <w:rFonts w:ascii="Times New Roman" w:hAnsi="Times New Roman" w:cs="Times New Roman"/>
        </w:rPr>
        <w:t>demonstrates</w:t>
      </w:r>
      <w:r w:rsidRPr="00677C93">
        <w:rPr>
          <w:rFonts w:ascii="Times New Roman" w:hAnsi="Times New Roman" w:cs="Times New Roman"/>
        </w:rPr>
        <w:t xml:space="preserve"> a deep learning model incorporating ECG and echocardiogram time series data and apply it to help identify HCM patients. We use well known fusion methods of combining data streams from multiple modalities and compare these comprehensively to single-modal models. </w:t>
      </w:r>
      <w:r w:rsidR="006C634F" w:rsidRPr="00CA0375">
        <w:rPr>
          <w:rFonts w:ascii="Times New Roman" w:hAnsi="Times New Roman" w:cs="Times New Roman"/>
        </w:rPr>
        <w:t>Future research should focus on optimizing the model further, expanding the scope of multimodal data integration, and exploring its application to other diseases.</w:t>
      </w:r>
    </w:p>
    <w:p w14:paraId="28DFE873" w14:textId="77777777" w:rsidR="00E23481" w:rsidRDefault="00E23481" w:rsidP="006C634F">
      <w:pPr>
        <w:rPr>
          <w:rFonts w:ascii="Times New Roman" w:hAnsi="Times New Roman" w:cs="Times New Roman"/>
        </w:rPr>
      </w:pPr>
    </w:p>
    <w:p w14:paraId="3DC6F801" w14:textId="77777777" w:rsidR="00E23481" w:rsidRDefault="00E23481" w:rsidP="00E23481">
      <w:pPr>
        <w:rPr>
          <w:rFonts w:ascii="Times New Roman Regular" w:hAnsi="Times New Roman Regular" w:cs="Times New Roman Regular"/>
          <w:b/>
          <w:bCs/>
        </w:rPr>
      </w:pPr>
      <w:commentRangeStart w:id="99"/>
      <w:r>
        <w:rPr>
          <w:rFonts w:ascii="Times New Roman Regular" w:hAnsi="Times New Roman Regular" w:cs="Times New Roman Regular"/>
          <w:b/>
          <w:bCs/>
        </w:rPr>
        <w:t>Reference</w:t>
      </w:r>
      <w:commentRangeEnd w:id="99"/>
      <w:r w:rsidR="0075114C">
        <w:rPr>
          <w:rStyle w:val="CommentReference"/>
        </w:rPr>
        <w:commentReference w:id="99"/>
      </w:r>
    </w:p>
    <w:p w14:paraId="15251C1A" w14:textId="5EC1E834" w:rsidR="00E23481" w:rsidRDefault="00E23481" w:rsidP="00E23481">
      <w:pPr>
        <w:rPr>
          <w:rFonts w:ascii="Times New Roman Regular" w:hAnsi="Times New Roman Regular" w:cs="Times New Roman Regular"/>
        </w:rPr>
      </w:pPr>
      <w:r w:rsidRPr="001E06B3">
        <w:rPr>
          <w:rFonts w:ascii="Times New Roman Regular" w:hAnsi="Times New Roman Regular" w:cs="Times New Roman Regular"/>
        </w:rPr>
        <w:t>[1]</w:t>
      </w:r>
      <w:r w:rsidR="001E06B3" w:rsidRPr="001E06B3">
        <w:t xml:space="preserve"> </w:t>
      </w:r>
      <w:r w:rsidR="001E06B3" w:rsidRPr="001E06B3">
        <w:rPr>
          <w:rFonts w:ascii="Times New Roman Regular" w:hAnsi="Times New Roman Regular" w:cs="Times New Roman Regular"/>
          <w:color w:val="222222"/>
          <w:sz w:val="20"/>
          <w:szCs w:val="20"/>
          <w:shd w:val="clear" w:color="auto" w:fill="FFFFFF"/>
        </w:rPr>
        <w:t xml:space="preserve">Attia </w:t>
      </w:r>
      <w:proofErr w:type="gramStart"/>
      <w:r w:rsidR="001E06B3" w:rsidRPr="001E06B3">
        <w:rPr>
          <w:rFonts w:ascii="Times New Roman Regular" w:hAnsi="Times New Roman Regular" w:cs="Times New Roman Regular"/>
          <w:color w:val="222222"/>
          <w:sz w:val="20"/>
          <w:szCs w:val="20"/>
          <w:shd w:val="clear" w:color="auto" w:fill="FFFFFF"/>
        </w:rPr>
        <w:t>ZI ,</w:t>
      </w:r>
      <w:proofErr w:type="gramEnd"/>
      <w:r w:rsidR="001E06B3" w:rsidRPr="001E06B3">
        <w:rPr>
          <w:rFonts w:ascii="Times New Roman Regular" w:hAnsi="Times New Roman Regular" w:cs="Times New Roman Regular"/>
          <w:color w:val="222222"/>
          <w:sz w:val="20"/>
          <w:szCs w:val="20"/>
          <w:shd w:val="clear" w:color="auto" w:fill="FFFFFF"/>
        </w:rPr>
        <w:t xml:space="preserve"> Friedman PA, Noseworthy PA, Lopez-Jimenez F, Ladewig DJ, Satam G, Pellikka PA, Munger TM, </w:t>
      </w:r>
      <w:proofErr w:type="spellStart"/>
      <w:r w:rsidR="001E06B3" w:rsidRPr="001E06B3">
        <w:rPr>
          <w:rFonts w:ascii="Times New Roman Regular" w:hAnsi="Times New Roman Regular" w:cs="Times New Roman Regular"/>
          <w:color w:val="222222"/>
          <w:sz w:val="20"/>
          <w:szCs w:val="20"/>
          <w:shd w:val="clear" w:color="auto" w:fill="FFFFFF"/>
        </w:rPr>
        <w:t>Asirvatham</w:t>
      </w:r>
      <w:proofErr w:type="spellEnd"/>
      <w:r w:rsidR="001E06B3" w:rsidRPr="001E06B3">
        <w:rPr>
          <w:rFonts w:ascii="Times New Roman Regular" w:hAnsi="Times New Roman Regular" w:cs="Times New Roman Regular"/>
          <w:color w:val="222222"/>
          <w:sz w:val="20"/>
          <w:szCs w:val="20"/>
          <w:shd w:val="clear" w:color="auto" w:fill="FFFFFF"/>
        </w:rPr>
        <w:t xml:space="preserve"> SJ, Scott CG, Carter RE, Kapa S Age and sex estimation using artificial intelligence from standard 12-Lead ECGs. Circ </w:t>
      </w:r>
      <w:proofErr w:type="spellStart"/>
      <w:r w:rsidR="001E06B3" w:rsidRPr="001E06B3">
        <w:rPr>
          <w:rFonts w:ascii="Times New Roman Regular" w:hAnsi="Times New Roman Regular" w:cs="Times New Roman Regular"/>
          <w:color w:val="222222"/>
          <w:sz w:val="20"/>
          <w:szCs w:val="20"/>
          <w:shd w:val="clear" w:color="auto" w:fill="FFFFFF"/>
        </w:rPr>
        <w:t>Arrhythm</w:t>
      </w:r>
      <w:proofErr w:type="spellEnd"/>
      <w:r w:rsidR="001E06B3" w:rsidRPr="001E06B3">
        <w:rPr>
          <w:rFonts w:ascii="Times New Roman Regular" w:hAnsi="Times New Roman Regular" w:cs="Times New Roman Regular"/>
          <w:color w:val="222222"/>
          <w:sz w:val="20"/>
          <w:szCs w:val="20"/>
          <w:shd w:val="clear" w:color="auto" w:fill="FFFFFF"/>
        </w:rPr>
        <w:t xml:space="preserve"> Electrophysiol2019;</w:t>
      </w:r>
      <w:proofErr w:type="gramStart"/>
      <w:r w:rsidR="001E06B3" w:rsidRPr="001E06B3">
        <w:rPr>
          <w:rFonts w:ascii="Times New Roman Regular" w:hAnsi="Times New Roman Regular" w:cs="Times New Roman Regular"/>
          <w:color w:val="222222"/>
          <w:sz w:val="20"/>
          <w:szCs w:val="20"/>
          <w:shd w:val="clear" w:color="auto" w:fill="FFFFFF"/>
        </w:rPr>
        <w:t>12:e</w:t>
      </w:r>
      <w:proofErr w:type="gramEnd"/>
      <w:r w:rsidR="001E06B3" w:rsidRPr="001E06B3">
        <w:rPr>
          <w:rFonts w:ascii="Times New Roman Regular" w:hAnsi="Times New Roman Regular" w:cs="Times New Roman Regular"/>
          <w:color w:val="222222"/>
          <w:sz w:val="20"/>
          <w:szCs w:val="20"/>
          <w:shd w:val="clear" w:color="auto" w:fill="FFFFFF"/>
        </w:rPr>
        <w:t>007284.</w:t>
      </w:r>
    </w:p>
    <w:p w14:paraId="7EBB4F7A" w14:textId="77777777" w:rsidR="001E06B3" w:rsidRDefault="00E23481" w:rsidP="00E23481">
      <w:pPr>
        <w:rPr>
          <w:rFonts w:ascii="Times New Roman Regular" w:hAnsi="Times New Roman Regular" w:cs="Times New Roman Regular"/>
          <w:color w:val="222222"/>
          <w:sz w:val="20"/>
          <w:szCs w:val="20"/>
          <w:shd w:val="clear" w:color="auto" w:fill="FFFFFF"/>
        </w:rPr>
      </w:pPr>
      <w:r>
        <w:rPr>
          <w:rFonts w:ascii="Times New Roman Regular" w:hAnsi="Times New Roman Regular" w:cs="Times New Roman Regular"/>
        </w:rPr>
        <w:t>[2]</w:t>
      </w:r>
      <w:r>
        <w:rPr>
          <w:rFonts w:ascii="Times New Roman Regular" w:hAnsi="Times New Roman Regular" w:cs="Times New Roman Regular"/>
          <w:color w:val="222222"/>
          <w:sz w:val="20"/>
          <w:szCs w:val="20"/>
          <w:shd w:val="clear" w:color="auto" w:fill="FFFFFF"/>
        </w:rPr>
        <w:t xml:space="preserve"> </w:t>
      </w:r>
      <w:r w:rsidR="001E06B3" w:rsidRPr="001E06B3">
        <w:rPr>
          <w:rFonts w:ascii="Times New Roman Regular" w:hAnsi="Times New Roman Regular" w:cs="Times New Roman Regular"/>
          <w:color w:val="222222"/>
          <w:sz w:val="20"/>
          <w:szCs w:val="20"/>
          <w:shd w:val="clear" w:color="auto" w:fill="FFFFFF"/>
        </w:rPr>
        <w:t>Ko W-</w:t>
      </w:r>
      <w:proofErr w:type="gramStart"/>
      <w:r w:rsidR="001E06B3" w:rsidRPr="001E06B3">
        <w:rPr>
          <w:rFonts w:ascii="Times New Roman Regular" w:hAnsi="Times New Roman Regular" w:cs="Times New Roman Regular"/>
          <w:color w:val="222222"/>
          <w:sz w:val="20"/>
          <w:szCs w:val="20"/>
          <w:shd w:val="clear" w:color="auto" w:fill="FFFFFF"/>
        </w:rPr>
        <w:t>Y ,</w:t>
      </w:r>
      <w:proofErr w:type="gramEnd"/>
      <w:r w:rsidR="001E06B3" w:rsidRPr="001E06B3">
        <w:rPr>
          <w:rFonts w:ascii="Times New Roman Regular" w:hAnsi="Times New Roman Regular" w:cs="Times New Roman Regular"/>
          <w:color w:val="222222"/>
          <w:sz w:val="20"/>
          <w:szCs w:val="20"/>
          <w:shd w:val="clear" w:color="auto" w:fill="FFFFFF"/>
        </w:rPr>
        <w:t xml:space="preserve"> </w:t>
      </w:r>
      <w:proofErr w:type="spellStart"/>
      <w:r w:rsidR="001E06B3" w:rsidRPr="001E06B3">
        <w:rPr>
          <w:rFonts w:ascii="Times New Roman Regular" w:hAnsi="Times New Roman Regular" w:cs="Times New Roman Regular"/>
          <w:color w:val="222222"/>
          <w:sz w:val="20"/>
          <w:szCs w:val="20"/>
          <w:shd w:val="clear" w:color="auto" w:fill="FFFFFF"/>
        </w:rPr>
        <w:t>Siontis</w:t>
      </w:r>
      <w:proofErr w:type="spellEnd"/>
      <w:r w:rsidR="001E06B3" w:rsidRPr="001E06B3">
        <w:rPr>
          <w:rFonts w:ascii="Times New Roman Regular" w:hAnsi="Times New Roman Regular" w:cs="Times New Roman Regular"/>
          <w:color w:val="222222"/>
          <w:sz w:val="20"/>
          <w:szCs w:val="20"/>
          <w:shd w:val="clear" w:color="auto" w:fill="FFFFFF"/>
        </w:rPr>
        <w:t xml:space="preserve"> KC, Attia ZI, Carter RE, Kapa S, Ommen SR, Demuth SJ, Ackerman MJ, Gersh BJ, Arruda-Olson AM, Geske JB, </w:t>
      </w:r>
      <w:proofErr w:type="spellStart"/>
      <w:r w:rsidR="001E06B3" w:rsidRPr="001E06B3">
        <w:rPr>
          <w:rFonts w:ascii="Times New Roman Regular" w:hAnsi="Times New Roman Regular" w:cs="Times New Roman Regular"/>
          <w:color w:val="222222"/>
          <w:sz w:val="20"/>
          <w:szCs w:val="20"/>
          <w:shd w:val="clear" w:color="auto" w:fill="FFFFFF"/>
        </w:rPr>
        <w:t>Asirvatham</w:t>
      </w:r>
      <w:proofErr w:type="spellEnd"/>
      <w:r w:rsidR="001E06B3" w:rsidRPr="001E06B3">
        <w:rPr>
          <w:rFonts w:ascii="Times New Roman Regular" w:hAnsi="Times New Roman Regular" w:cs="Times New Roman Regular"/>
          <w:color w:val="222222"/>
          <w:sz w:val="20"/>
          <w:szCs w:val="20"/>
          <w:shd w:val="clear" w:color="auto" w:fill="FFFFFF"/>
        </w:rPr>
        <w:t xml:space="preserve"> SJ, Lopez-Jimenez F, Nishimura RA, Friedman PA, Noseworthy PA Detection of hypertrophic cardiomyopathy using a convolutional neural network-enabled electrocardiogram. J Am Coll Cardiol</w:t>
      </w:r>
      <w:proofErr w:type="gramStart"/>
      <w:r w:rsidR="001E06B3" w:rsidRPr="001E06B3">
        <w:rPr>
          <w:rFonts w:ascii="Times New Roman Regular" w:hAnsi="Times New Roman Regular" w:cs="Times New Roman Regular"/>
          <w:color w:val="222222"/>
          <w:sz w:val="20"/>
          <w:szCs w:val="20"/>
          <w:shd w:val="clear" w:color="auto" w:fill="FFFFFF"/>
        </w:rPr>
        <w:t>2020;75:722</w:t>
      </w:r>
      <w:proofErr w:type="gramEnd"/>
      <w:r w:rsidR="001E06B3" w:rsidRPr="001E06B3">
        <w:rPr>
          <w:rFonts w:ascii="Times New Roman Regular" w:hAnsi="Times New Roman Regular" w:cs="Times New Roman Regular"/>
          <w:color w:val="222222"/>
          <w:sz w:val="20"/>
          <w:szCs w:val="20"/>
          <w:shd w:val="clear" w:color="auto" w:fill="FFFFFF"/>
        </w:rPr>
        <w:t xml:space="preserve">–733. </w:t>
      </w:r>
    </w:p>
    <w:p w14:paraId="4BEC7404" w14:textId="75A9130F" w:rsidR="00E23481" w:rsidRDefault="00E23481" w:rsidP="00E23481">
      <w:pPr>
        <w:rPr>
          <w:rFonts w:ascii="Times New Roman Regular" w:hAnsi="Times New Roman Regular" w:cs="Times New Roman Regular"/>
        </w:rPr>
      </w:pPr>
      <w:r>
        <w:rPr>
          <w:rFonts w:ascii="Times New Roman Regular" w:hAnsi="Times New Roman Regular" w:cs="Times New Roman Regular"/>
          <w:color w:val="222222"/>
          <w:sz w:val="20"/>
          <w:szCs w:val="20"/>
          <w:shd w:val="clear" w:color="auto" w:fill="FFFFFF"/>
        </w:rPr>
        <w:t>[3]</w:t>
      </w:r>
      <w:r w:rsidR="001E06B3" w:rsidRPr="001E06B3">
        <w:t xml:space="preserve"> </w:t>
      </w:r>
      <w:r w:rsidR="001E06B3" w:rsidRPr="001E06B3">
        <w:rPr>
          <w:rFonts w:ascii="Times New Roman Regular" w:hAnsi="Times New Roman Regular" w:cs="Times New Roman Regular"/>
          <w:color w:val="222222"/>
          <w:sz w:val="20"/>
          <w:szCs w:val="20"/>
          <w:shd w:val="clear" w:color="auto" w:fill="FFFFFF"/>
        </w:rPr>
        <w:t xml:space="preserve">Zhang </w:t>
      </w:r>
      <w:proofErr w:type="gramStart"/>
      <w:r w:rsidR="001E06B3" w:rsidRPr="001E06B3">
        <w:rPr>
          <w:rFonts w:ascii="Times New Roman Regular" w:hAnsi="Times New Roman Regular" w:cs="Times New Roman Regular"/>
          <w:color w:val="222222"/>
          <w:sz w:val="20"/>
          <w:szCs w:val="20"/>
          <w:shd w:val="clear" w:color="auto" w:fill="FFFFFF"/>
        </w:rPr>
        <w:t>J ,</w:t>
      </w:r>
      <w:proofErr w:type="gramEnd"/>
      <w:r w:rsidR="001E06B3" w:rsidRPr="001E06B3">
        <w:rPr>
          <w:rFonts w:ascii="Times New Roman Regular" w:hAnsi="Times New Roman Regular" w:cs="Times New Roman Regular"/>
          <w:color w:val="222222"/>
          <w:sz w:val="20"/>
          <w:szCs w:val="20"/>
          <w:shd w:val="clear" w:color="auto" w:fill="FFFFFF"/>
        </w:rPr>
        <w:t xml:space="preserve"> Gajjala S, Agrawal P, Tison GH, Hallock LA, Beussink-Nelson L, Lassen MH, Fan E, Aras MA, Jordan C, Fleischmann KE, Melisko M, Qasim A, Shah SJ, Bajcsy R, Deo RC Fully Automated Echocardiogram Interpretation in Clinical Practice. Circulation</w:t>
      </w:r>
      <w:proofErr w:type="gramStart"/>
      <w:r w:rsidR="001E06B3" w:rsidRPr="001E06B3">
        <w:rPr>
          <w:rFonts w:ascii="Times New Roman Regular" w:hAnsi="Times New Roman Regular" w:cs="Times New Roman Regular"/>
          <w:color w:val="222222"/>
          <w:sz w:val="20"/>
          <w:szCs w:val="20"/>
          <w:shd w:val="clear" w:color="auto" w:fill="FFFFFF"/>
        </w:rPr>
        <w:t>2018;138:1623</w:t>
      </w:r>
      <w:proofErr w:type="gramEnd"/>
      <w:r w:rsidR="001E06B3" w:rsidRPr="001E06B3">
        <w:rPr>
          <w:rFonts w:ascii="Times New Roman Regular" w:hAnsi="Times New Roman Regular" w:cs="Times New Roman Regular"/>
          <w:color w:val="222222"/>
          <w:sz w:val="20"/>
          <w:szCs w:val="20"/>
          <w:shd w:val="clear" w:color="auto" w:fill="FFFFFF"/>
        </w:rPr>
        <w:t>–1635.</w:t>
      </w:r>
    </w:p>
    <w:p w14:paraId="492B9F29" w14:textId="495CFC90" w:rsidR="00E23481" w:rsidRDefault="00E23481" w:rsidP="00E23481">
      <w:pPr>
        <w:rPr>
          <w:rFonts w:ascii="Times New Roman Regular" w:hAnsi="Times New Roman Regular" w:cs="Times New Roman Regular"/>
        </w:rPr>
      </w:pPr>
      <w:r>
        <w:rPr>
          <w:rFonts w:ascii="Times New Roman Regular" w:hAnsi="Times New Roman Regular" w:cs="Times New Roman Regular"/>
        </w:rPr>
        <w:t>[4]</w:t>
      </w:r>
      <w:r>
        <w:rPr>
          <w:rFonts w:ascii="Times New Roman Regular" w:hAnsi="Times New Roman Regular" w:cs="Times New Roman Regular"/>
          <w:color w:val="222222"/>
          <w:sz w:val="20"/>
          <w:szCs w:val="20"/>
          <w:shd w:val="clear" w:color="auto" w:fill="FFFFFF"/>
        </w:rPr>
        <w:t xml:space="preserve"> </w:t>
      </w:r>
      <w:r w:rsidR="001E06B3" w:rsidRPr="001E06B3">
        <w:rPr>
          <w:rFonts w:ascii="Times New Roman Regular" w:hAnsi="Times New Roman Regular" w:cs="Times New Roman Regular"/>
          <w:color w:val="222222"/>
          <w:sz w:val="20"/>
          <w:szCs w:val="20"/>
          <w:shd w:val="clear" w:color="auto" w:fill="FFFFFF"/>
        </w:rPr>
        <w:t xml:space="preserve">Tran </w:t>
      </w:r>
      <w:proofErr w:type="gramStart"/>
      <w:r w:rsidR="001E06B3" w:rsidRPr="001E06B3">
        <w:rPr>
          <w:rFonts w:ascii="Times New Roman Regular" w:hAnsi="Times New Roman Regular" w:cs="Times New Roman Regular"/>
          <w:color w:val="222222"/>
          <w:sz w:val="20"/>
          <w:szCs w:val="20"/>
          <w:shd w:val="clear" w:color="auto" w:fill="FFFFFF"/>
        </w:rPr>
        <w:t>D ,</w:t>
      </w:r>
      <w:proofErr w:type="gramEnd"/>
      <w:r w:rsidR="001E06B3" w:rsidRPr="001E06B3">
        <w:rPr>
          <w:rFonts w:ascii="Times New Roman Regular" w:hAnsi="Times New Roman Regular" w:cs="Times New Roman Regular"/>
          <w:color w:val="222222"/>
          <w:sz w:val="20"/>
          <w:szCs w:val="20"/>
          <w:shd w:val="clear" w:color="auto" w:fill="FFFFFF"/>
        </w:rPr>
        <w:t xml:space="preserve"> Wang H, </w:t>
      </w:r>
      <w:proofErr w:type="spellStart"/>
      <w:r w:rsidR="001E06B3" w:rsidRPr="001E06B3">
        <w:rPr>
          <w:rFonts w:ascii="Times New Roman Regular" w:hAnsi="Times New Roman Regular" w:cs="Times New Roman Regular"/>
          <w:color w:val="222222"/>
          <w:sz w:val="20"/>
          <w:szCs w:val="20"/>
          <w:shd w:val="clear" w:color="auto" w:fill="FFFFFF"/>
        </w:rPr>
        <w:t>Torresani</w:t>
      </w:r>
      <w:proofErr w:type="spellEnd"/>
      <w:r w:rsidR="001E06B3" w:rsidRPr="001E06B3">
        <w:rPr>
          <w:rFonts w:ascii="Times New Roman Regular" w:hAnsi="Times New Roman Regular" w:cs="Times New Roman Regular"/>
          <w:color w:val="222222"/>
          <w:sz w:val="20"/>
          <w:szCs w:val="20"/>
          <w:shd w:val="clear" w:color="auto" w:fill="FFFFFF"/>
        </w:rPr>
        <w:t xml:space="preserve"> L, Ray J, LeCun Y, </w:t>
      </w:r>
      <w:proofErr w:type="spellStart"/>
      <w:r w:rsidR="001E06B3" w:rsidRPr="001E06B3">
        <w:rPr>
          <w:rFonts w:ascii="Times New Roman Regular" w:hAnsi="Times New Roman Regular" w:cs="Times New Roman Regular"/>
          <w:color w:val="222222"/>
          <w:sz w:val="20"/>
          <w:szCs w:val="20"/>
          <w:shd w:val="clear" w:color="auto" w:fill="FFFFFF"/>
        </w:rPr>
        <w:t>Paluri</w:t>
      </w:r>
      <w:proofErr w:type="spellEnd"/>
      <w:r w:rsidR="001E06B3" w:rsidRPr="001E06B3">
        <w:rPr>
          <w:rFonts w:ascii="Times New Roman Regular" w:hAnsi="Times New Roman Regular" w:cs="Times New Roman Regular"/>
          <w:color w:val="222222"/>
          <w:sz w:val="20"/>
          <w:szCs w:val="20"/>
          <w:shd w:val="clear" w:color="auto" w:fill="FFFFFF"/>
        </w:rPr>
        <w:t xml:space="preserve"> M A closer look at spatiotemporal convolutions for action recognition. Proc IEEE Conf </w:t>
      </w:r>
      <w:proofErr w:type="spellStart"/>
      <w:r w:rsidR="001E06B3" w:rsidRPr="001E06B3">
        <w:rPr>
          <w:rFonts w:ascii="Times New Roman Regular" w:hAnsi="Times New Roman Regular" w:cs="Times New Roman Regular"/>
          <w:color w:val="222222"/>
          <w:sz w:val="20"/>
          <w:szCs w:val="20"/>
          <w:shd w:val="clear" w:color="auto" w:fill="FFFFFF"/>
        </w:rPr>
        <w:t>Comput</w:t>
      </w:r>
      <w:proofErr w:type="spellEnd"/>
      <w:r w:rsidR="001E06B3" w:rsidRPr="001E06B3">
        <w:rPr>
          <w:rFonts w:ascii="Times New Roman Regular" w:hAnsi="Times New Roman Regular" w:cs="Times New Roman Regular"/>
          <w:color w:val="222222"/>
          <w:sz w:val="20"/>
          <w:szCs w:val="20"/>
          <w:shd w:val="clear" w:color="auto" w:fill="FFFFFF"/>
        </w:rPr>
        <w:t xml:space="preserve"> Vision Pattern Recognition2018:6450–6459.</w:t>
      </w:r>
    </w:p>
    <w:p w14:paraId="2985BC57" w14:textId="68315B0F" w:rsidR="00E23481" w:rsidRDefault="00E23481" w:rsidP="00E23481">
      <w:pPr>
        <w:rPr>
          <w:rFonts w:ascii="Times New Roman Regular" w:hAnsi="Times New Roman Regular" w:cs="Times New Roman Regular"/>
        </w:rPr>
      </w:pPr>
      <w:r w:rsidRPr="001E06B3">
        <w:rPr>
          <w:rFonts w:ascii="Times New Roman Regular" w:hAnsi="Times New Roman Regular" w:cs="Times New Roman Regular"/>
        </w:rPr>
        <w:t>[5]</w:t>
      </w:r>
      <w:r w:rsidRPr="001E06B3">
        <w:rPr>
          <w:rFonts w:ascii="Times New Roman Regular" w:hAnsi="Times New Roman Regular" w:cs="Times New Roman Regular"/>
          <w:color w:val="222222"/>
          <w:sz w:val="20"/>
          <w:szCs w:val="20"/>
          <w:shd w:val="clear" w:color="auto" w:fill="FFFFFF"/>
        </w:rPr>
        <w:t xml:space="preserve"> </w:t>
      </w:r>
      <w:r w:rsidR="001E06B3" w:rsidRPr="001E06B3">
        <w:rPr>
          <w:rFonts w:ascii="Times New Roman Regular" w:hAnsi="Times New Roman Regular" w:cs="Times New Roman Regular"/>
          <w:color w:val="222222"/>
          <w:sz w:val="20"/>
          <w:szCs w:val="20"/>
          <w:shd w:val="clear" w:color="auto" w:fill="FFFFFF"/>
        </w:rPr>
        <w:t xml:space="preserve">Goto </w:t>
      </w:r>
      <w:proofErr w:type="gramStart"/>
      <w:r w:rsidR="001E06B3" w:rsidRPr="001E06B3">
        <w:rPr>
          <w:rFonts w:ascii="Times New Roman Regular" w:hAnsi="Times New Roman Regular" w:cs="Times New Roman Regular"/>
          <w:color w:val="222222"/>
          <w:sz w:val="20"/>
          <w:szCs w:val="20"/>
          <w:shd w:val="clear" w:color="auto" w:fill="FFFFFF"/>
        </w:rPr>
        <w:t>S ,</w:t>
      </w:r>
      <w:proofErr w:type="gramEnd"/>
      <w:r w:rsidR="001E06B3" w:rsidRPr="001E06B3">
        <w:rPr>
          <w:rFonts w:ascii="Times New Roman Regular" w:hAnsi="Times New Roman Regular" w:cs="Times New Roman Regular"/>
          <w:color w:val="222222"/>
          <w:sz w:val="20"/>
          <w:szCs w:val="20"/>
          <w:shd w:val="clear" w:color="auto" w:fill="FFFFFF"/>
        </w:rPr>
        <w:t xml:space="preserve"> Mahara K, Beussink-Nelson L, Ikura H, Katsumata Y, Endo J, Gaggin HK, Shah SJ, Itabashi Y, </w:t>
      </w:r>
      <w:proofErr w:type="spellStart"/>
      <w:r w:rsidR="001E06B3" w:rsidRPr="001E06B3">
        <w:rPr>
          <w:rFonts w:ascii="Times New Roman Regular" w:hAnsi="Times New Roman Regular" w:cs="Times New Roman Regular"/>
          <w:color w:val="222222"/>
          <w:sz w:val="20"/>
          <w:szCs w:val="20"/>
          <w:shd w:val="clear" w:color="auto" w:fill="FFFFFF"/>
        </w:rPr>
        <w:t>MacRae</w:t>
      </w:r>
      <w:proofErr w:type="spellEnd"/>
      <w:r w:rsidR="001E06B3" w:rsidRPr="001E06B3">
        <w:rPr>
          <w:rFonts w:ascii="Times New Roman Regular" w:hAnsi="Times New Roman Regular" w:cs="Times New Roman Regular"/>
          <w:color w:val="222222"/>
          <w:sz w:val="20"/>
          <w:szCs w:val="20"/>
          <w:shd w:val="clear" w:color="auto" w:fill="FFFFFF"/>
        </w:rPr>
        <w:t xml:space="preserve"> CA, Deo RC Artificial intelligence-enabled fully automated detection of cardiac amyloidosis using electrocardiograms and echocardiograms. Nat Commun</w:t>
      </w:r>
      <w:proofErr w:type="gramStart"/>
      <w:r w:rsidR="001E06B3" w:rsidRPr="001E06B3">
        <w:rPr>
          <w:rFonts w:ascii="Times New Roman Regular" w:hAnsi="Times New Roman Regular" w:cs="Times New Roman Regular"/>
          <w:color w:val="222222"/>
          <w:sz w:val="20"/>
          <w:szCs w:val="20"/>
          <w:shd w:val="clear" w:color="auto" w:fill="FFFFFF"/>
        </w:rPr>
        <w:t>2021;12:2726</w:t>
      </w:r>
      <w:proofErr w:type="gramEnd"/>
      <w:r w:rsidR="001E06B3" w:rsidRPr="001E06B3">
        <w:rPr>
          <w:rFonts w:ascii="Times New Roman Regular" w:hAnsi="Times New Roman Regular" w:cs="Times New Roman Regular"/>
          <w:color w:val="222222"/>
          <w:sz w:val="20"/>
          <w:szCs w:val="20"/>
          <w:shd w:val="clear" w:color="auto" w:fill="FFFFFF"/>
        </w:rPr>
        <w:t>.</w:t>
      </w:r>
    </w:p>
    <w:p w14:paraId="0A1F1C23" w14:textId="77777777" w:rsidR="001E06B3" w:rsidRPr="001E06B3" w:rsidRDefault="001E06B3" w:rsidP="001E06B3">
      <w:pPr>
        <w:rPr>
          <w:rFonts w:ascii="Times New Roman" w:hAnsi="Times New Roman" w:cs="Times New Roman"/>
        </w:rPr>
      </w:pPr>
      <w:r w:rsidRPr="001E06B3">
        <w:rPr>
          <w:rFonts w:ascii="Times New Roman" w:hAnsi="Times New Roman" w:cs="Times New Roman"/>
        </w:rPr>
        <w:t>[6] Yen-</w:t>
      </w:r>
      <w:proofErr w:type="spellStart"/>
      <w:r w:rsidRPr="001E06B3">
        <w:rPr>
          <w:rFonts w:ascii="Times New Roman" w:hAnsi="Times New Roman" w:cs="Times New Roman"/>
        </w:rPr>
        <w:t>hsiu</w:t>
      </w:r>
      <w:proofErr w:type="spellEnd"/>
      <w:r w:rsidRPr="001E06B3">
        <w:rPr>
          <w:rFonts w:ascii="Times New Roman" w:hAnsi="Times New Roman" w:cs="Times New Roman"/>
        </w:rPr>
        <w:t xml:space="preserve"> Chou, Shenda Hong, Yuxi Zhou, </w:t>
      </w:r>
      <w:proofErr w:type="spellStart"/>
      <w:r w:rsidRPr="001E06B3">
        <w:rPr>
          <w:rFonts w:ascii="Times New Roman" w:hAnsi="Times New Roman" w:cs="Times New Roman"/>
        </w:rPr>
        <w:t>Junyuan</w:t>
      </w:r>
      <w:proofErr w:type="spellEnd"/>
      <w:r w:rsidRPr="001E06B3">
        <w:rPr>
          <w:rFonts w:ascii="Times New Roman" w:hAnsi="Times New Roman" w:cs="Times New Roman"/>
        </w:rPr>
        <w:t xml:space="preserve"> Shang, </w:t>
      </w:r>
      <w:proofErr w:type="spellStart"/>
      <w:r w:rsidRPr="001E06B3">
        <w:rPr>
          <w:rFonts w:ascii="Times New Roman" w:hAnsi="Times New Roman" w:cs="Times New Roman"/>
        </w:rPr>
        <w:t>Moxian</w:t>
      </w:r>
      <w:proofErr w:type="spellEnd"/>
      <w:r w:rsidRPr="001E06B3">
        <w:rPr>
          <w:rFonts w:ascii="Times New Roman" w:hAnsi="Times New Roman" w:cs="Times New Roman"/>
        </w:rPr>
        <w:t xml:space="preserve"> Song, and Hongyan Li. </w:t>
      </w:r>
      <w:r w:rsidRPr="001E06B3">
        <w:rPr>
          <w:rFonts w:ascii="Times New Roman" w:hAnsi="Times New Roman" w:cs="Times New Roman"/>
        </w:rPr>
        <w:lastRenderedPageBreak/>
        <w:t>Knowledge-shot learning: An interpretable deep model for classifying imbalanced electrocardiography data. Neurocomputing, 417:64–73, 2020.</w:t>
      </w:r>
    </w:p>
    <w:p w14:paraId="668731D2" w14:textId="77777777" w:rsidR="001E06B3" w:rsidRPr="001E06B3" w:rsidRDefault="001E06B3" w:rsidP="001E06B3">
      <w:pPr>
        <w:rPr>
          <w:rFonts w:ascii="Times New Roman" w:hAnsi="Times New Roman" w:cs="Times New Roman"/>
        </w:rPr>
      </w:pPr>
      <w:r w:rsidRPr="001E06B3">
        <w:rPr>
          <w:rFonts w:ascii="Times New Roman" w:hAnsi="Times New Roman" w:cs="Times New Roman"/>
        </w:rPr>
        <w:t xml:space="preserve">[7] Xiang Lan, </w:t>
      </w:r>
      <w:proofErr w:type="spellStart"/>
      <w:r w:rsidRPr="001E06B3">
        <w:rPr>
          <w:rFonts w:ascii="Times New Roman" w:hAnsi="Times New Roman" w:cs="Times New Roman"/>
        </w:rPr>
        <w:t>Dianwen</w:t>
      </w:r>
      <w:proofErr w:type="spellEnd"/>
      <w:r w:rsidRPr="001E06B3">
        <w:rPr>
          <w:rFonts w:ascii="Times New Roman" w:hAnsi="Times New Roman" w:cs="Times New Roman"/>
        </w:rPr>
        <w:t xml:space="preserve"> Ng, Shenda Hong, and </w:t>
      </w:r>
      <w:proofErr w:type="spellStart"/>
      <w:r w:rsidRPr="001E06B3">
        <w:rPr>
          <w:rFonts w:ascii="Times New Roman" w:hAnsi="Times New Roman" w:cs="Times New Roman"/>
        </w:rPr>
        <w:t>Mengling</w:t>
      </w:r>
      <w:proofErr w:type="spellEnd"/>
      <w:r w:rsidRPr="001E06B3">
        <w:rPr>
          <w:rFonts w:ascii="Times New Roman" w:hAnsi="Times New Roman" w:cs="Times New Roman"/>
        </w:rPr>
        <w:t xml:space="preserve"> Feng. Intra-inter subject self-supervised learning for multivariate cardiac signals. In Proceedings of the AAAI Con-</w:t>
      </w:r>
      <w:proofErr w:type="spellStart"/>
      <w:r w:rsidRPr="001E06B3">
        <w:rPr>
          <w:rFonts w:ascii="Times New Roman" w:hAnsi="Times New Roman" w:cs="Times New Roman"/>
        </w:rPr>
        <w:t>ference</w:t>
      </w:r>
      <w:proofErr w:type="spellEnd"/>
      <w:r w:rsidRPr="001E06B3">
        <w:rPr>
          <w:rFonts w:ascii="Times New Roman" w:hAnsi="Times New Roman" w:cs="Times New Roman"/>
        </w:rPr>
        <w:t xml:space="preserve"> on Artificial Intelligence, volume 36, pages 4532–4540, 2022.</w:t>
      </w:r>
    </w:p>
    <w:p w14:paraId="6B8F2D96" w14:textId="77777777" w:rsidR="001E06B3" w:rsidRPr="001E06B3" w:rsidRDefault="001E06B3" w:rsidP="001E06B3">
      <w:pPr>
        <w:rPr>
          <w:rFonts w:ascii="Times New Roman" w:hAnsi="Times New Roman" w:cs="Times New Roman"/>
        </w:rPr>
      </w:pPr>
      <w:r w:rsidRPr="001E06B3">
        <w:rPr>
          <w:rFonts w:ascii="Times New Roman" w:hAnsi="Times New Roman" w:cs="Times New Roman"/>
          <w:lang w:val="de-DE"/>
        </w:rPr>
        <w:t xml:space="preserve">[8] Temesgen Mehari and Nils Strodthoff. </w:t>
      </w:r>
      <w:r w:rsidRPr="001E06B3">
        <w:rPr>
          <w:rFonts w:ascii="Times New Roman" w:hAnsi="Times New Roman" w:cs="Times New Roman"/>
        </w:rPr>
        <w:t xml:space="preserve">Self-supervised representation learning from 12-lead </w:t>
      </w:r>
      <w:proofErr w:type="spellStart"/>
      <w:r w:rsidRPr="001E06B3">
        <w:rPr>
          <w:rFonts w:ascii="Times New Roman" w:hAnsi="Times New Roman" w:cs="Times New Roman"/>
        </w:rPr>
        <w:t>ecg</w:t>
      </w:r>
      <w:proofErr w:type="spellEnd"/>
      <w:r w:rsidRPr="001E06B3">
        <w:rPr>
          <w:rFonts w:ascii="Times New Roman" w:hAnsi="Times New Roman" w:cs="Times New Roman"/>
        </w:rPr>
        <w:t xml:space="preserve"> data. Computers in Biology and Medicine, 141:105114, 2022.</w:t>
      </w:r>
    </w:p>
    <w:p w14:paraId="6ED4CDB3" w14:textId="77777777" w:rsidR="001E06B3" w:rsidRPr="001E06B3" w:rsidRDefault="001E06B3" w:rsidP="001E06B3">
      <w:pPr>
        <w:rPr>
          <w:rFonts w:ascii="Times New Roman" w:hAnsi="Times New Roman" w:cs="Times New Roman"/>
        </w:rPr>
      </w:pPr>
      <w:r w:rsidRPr="001E06B3">
        <w:rPr>
          <w:rFonts w:ascii="Times New Roman" w:hAnsi="Times New Roman" w:cs="Times New Roman"/>
        </w:rPr>
        <w:t xml:space="preserve">[9] </w:t>
      </w:r>
      <w:proofErr w:type="spellStart"/>
      <w:r w:rsidRPr="001E06B3">
        <w:rPr>
          <w:rFonts w:ascii="Times New Roman" w:hAnsi="Times New Roman" w:cs="Times New Roman"/>
        </w:rPr>
        <w:t>Yongqin</w:t>
      </w:r>
      <w:proofErr w:type="spellEnd"/>
      <w:r w:rsidRPr="001E06B3">
        <w:rPr>
          <w:rFonts w:ascii="Times New Roman" w:hAnsi="Times New Roman" w:cs="Times New Roman"/>
        </w:rPr>
        <w:t xml:space="preserve"> Xian, Christoph H Lampert, Bernt Schiele, and Zeynep </w:t>
      </w:r>
      <w:proofErr w:type="spellStart"/>
      <w:r w:rsidRPr="001E06B3">
        <w:rPr>
          <w:rFonts w:ascii="Times New Roman" w:hAnsi="Times New Roman" w:cs="Times New Roman"/>
        </w:rPr>
        <w:t>Akata</w:t>
      </w:r>
      <w:proofErr w:type="spellEnd"/>
      <w:r w:rsidRPr="001E06B3">
        <w:rPr>
          <w:rFonts w:ascii="Times New Roman" w:hAnsi="Times New Roman" w:cs="Times New Roman"/>
        </w:rPr>
        <w:t>. Zero-shot learn-</w:t>
      </w:r>
      <w:proofErr w:type="spellStart"/>
      <w:r w:rsidRPr="001E06B3">
        <w:rPr>
          <w:rFonts w:ascii="Times New Roman" w:hAnsi="Times New Roman" w:cs="Times New Roman"/>
        </w:rPr>
        <w:t>ing</w:t>
      </w:r>
      <w:proofErr w:type="spellEnd"/>
      <w:r w:rsidRPr="001E06B3">
        <w:rPr>
          <w:rFonts w:ascii="Times New Roman" w:hAnsi="Times New Roman" w:cs="Times New Roman"/>
        </w:rPr>
        <w:t>—a comprehensive evaluation of the good, the bad and the ugly. IEEE transactions on pattern analysis and machine intelligence, 41(9):2251–2265, 2018.</w:t>
      </w:r>
    </w:p>
    <w:p w14:paraId="74E42FC1" w14:textId="77777777" w:rsidR="001E06B3" w:rsidRPr="001E06B3" w:rsidRDefault="001E06B3" w:rsidP="001E06B3">
      <w:pPr>
        <w:rPr>
          <w:rFonts w:ascii="Times New Roman" w:hAnsi="Times New Roman" w:cs="Times New Roman"/>
        </w:rPr>
      </w:pPr>
      <w:r w:rsidRPr="001E06B3">
        <w:rPr>
          <w:rFonts w:ascii="Times New Roman" w:hAnsi="Times New Roman" w:cs="Times New Roman"/>
        </w:rPr>
        <w:t xml:space="preserve">[10] Farhad </w:t>
      </w:r>
      <w:proofErr w:type="spellStart"/>
      <w:r w:rsidRPr="001E06B3">
        <w:rPr>
          <w:rFonts w:ascii="Times New Roman" w:hAnsi="Times New Roman" w:cs="Times New Roman"/>
        </w:rPr>
        <w:t>Pourpanah</w:t>
      </w:r>
      <w:proofErr w:type="spellEnd"/>
      <w:r w:rsidRPr="001E06B3">
        <w:rPr>
          <w:rFonts w:ascii="Times New Roman" w:hAnsi="Times New Roman" w:cs="Times New Roman"/>
        </w:rPr>
        <w:t xml:space="preserve">, </w:t>
      </w:r>
      <w:proofErr w:type="spellStart"/>
      <w:r w:rsidRPr="001E06B3">
        <w:rPr>
          <w:rFonts w:ascii="Times New Roman" w:hAnsi="Times New Roman" w:cs="Times New Roman"/>
        </w:rPr>
        <w:t>Moloud</w:t>
      </w:r>
      <w:proofErr w:type="spellEnd"/>
      <w:r w:rsidRPr="001E06B3">
        <w:rPr>
          <w:rFonts w:ascii="Times New Roman" w:hAnsi="Times New Roman" w:cs="Times New Roman"/>
        </w:rPr>
        <w:t xml:space="preserve"> Abdar, Yuxuan Luo, </w:t>
      </w:r>
      <w:proofErr w:type="spellStart"/>
      <w:r w:rsidRPr="001E06B3">
        <w:rPr>
          <w:rFonts w:ascii="Times New Roman" w:hAnsi="Times New Roman" w:cs="Times New Roman"/>
        </w:rPr>
        <w:t>Xinlei</w:t>
      </w:r>
      <w:proofErr w:type="spellEnd"/>
      <w:r w:rsidRPr="001E06B3">
        <w:rPr>
          <w:rFonts w:ascii="Times New Roman" w:hAnsi="Times New Roman" w:cs="Times New Roman"/>
        </w:rPr>
        <w:t xml:space="preserve"> Zhou, Ran Wang, Chee Peng Lim, and Xi-Zhao Wang. A review of generalized zero-shot learning methods. </w:t>
      </w:r>
      <w:proofErr w:type="spellStart"/>
      <w:r w:rsidRPr="001E06B3">
        <w:rPr>
          <w:rFonts w:ascii="Times New Roman" w:hAnsi="Times New Roman" w:cs="Times New Roman"/>
        </w:rPr>
        <w:t>arXiv</w:t>
      </w:r>
      <w:proofErr w:type="spellEnd"/>
      <w:r w:rsidRPr="001E06B3">
        <w:rPr>
          <w:rFonts w:ascii="Times New Roman" w:hAnsi="Times New Roman" w:cs="Times New Roman"/>
        </w:rPr>
        <w:t xml:space="preserve"> preprint arXiv:2011.08641, 2020.</w:t>
      </w:r>
    </w:p>
    <w:p w14:paraId="56111477" w14:textId="7108F652" w:rsidR="00E23481" w:rsidRPr="00CA0375" w:rsidRDefault="001E06B3" w:rsidP="001E06B3">
      <w:pPr>
        <w:rPr>
          <w:rFonts w:ascii="Times New Roman" w:hAnsi="Times New Roman" w:cs="Times New Roman"/>
        </w:rPr>
      </w:pPr>
      <w:r w:rsidRPr="001E06B3">
        <w:rPr>
          <w:rFonts w:ascii="Times New Roman" w:hAnsi="Times New Roman" w:cs="Times New Roman"/>
        </w:rPr>
        <w:t xml:space="preserve">[11] Gokul S Krishnan and S Sowmya Kamath. A supervised learning approach for </w:t>
      </w:r>
      <w:proofErr w:type="spellStart"/>
      <w:r w:rsidRPr="001E06B3">
        <w:rPr>
          <w:rFonts w:ascii="Times New Roman" w:hAnsi="Times New Roman" w:cs="Times New Roman"/>
        </w:rPr>
        <w:t>icu</w:t>
      </w:r>
      <w:proofErr w:type="spellEnd"/>
      <w:r w:rsidRPr="001E06B3">
        <w:rPr>
          <w:rFonts w:ascii="Times New Roman" w:hAnsi="Times New Roman" w:cs="Times New Roman"/>
        </w:rPr>
        <w:t xml:space="preserve"> mortality prediction based on unstructured electrocardiogram text reports. In International Conference on Applications of Natural Language to Information Systems, pages 126–134. Springer, 2018.</w:t>
      </w:r>
    </w:p>
    <w:sectPr w:rsidR="00E23481" w:rsidRPr="00CA037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Charlie X" w:date="2024-08-22T14:28:00Z" w:initials="CX">
    <w:p w14:paraId="2AB4BF5E" w14:textId="77777777" w:rsidR="005E511F" w:rsidRDefault="005E511F" w:rsidP="005E511F">
      <w:pPr>
        <w:pStyle w:val="CommentText"/>
        <w:jc w:val="left"/>
      </w:pPr>
      <w:r>
        <w:rPr>
          <w:rStyle w:val="CommentReference"/>
        </w:rPr>
        <w:annotationRef/>
      </w:r>
      <w:r>
        <w:rPr>
          <w:rFonts w:hint="eastAsia"/>
        </w:rPr>
        <w:t>给方法起个好名字</w:t>
      </w:r>
    </w:p>
  </w:comment>
  <w:comment w:id="17" w:author="Charlie X" w:date="2024-08-22T14:43:00Z" w:initials="CX">
    <w:p w14:paraId="72130D73" w14:textId="77777777" w:rsidR="00FE03AF" w:rsidRDefault="00FE03AF" w:rsidP="00FE03AF">
      <w:pPr>
        <w:pStyle w:val="CommentText"/>
        <w:jc w:val="left"/>
      </w:pPr>
      <w:r>
        <w:rPr>
          <w:rStyle w:val="CommentReference"/>
        </w:rPr>
        <w:annotationRef/>
      </w:r>
      <w:r>
        <w:rPr>
          <w:rFonts w:hint="eastAsia"/>
        </w:rPr>
        <w:t>用主动语式</w:t>
      </w:r>
      <w:r>
        <w:rPr>
          <w:rFonts w:hint="eastAsia"/>
        </w:rPr>
        <w:t>We</w:t>
      </w:r>
      <w:r>
        <w:t>+</w:t>
      </w:r>
      <w:r>
        <w:rPr>
          <w:rFonts w:hint="eastAsia"/>
        </w:rPr>
        <w:t>动词的过去式</w:t>
      </w:r>
    </w:p>
  </w:comment>
  <w:comment w:id="35" w:author="Charlie X" w:date="2024-08-22T14:47:00Z" w:initials="CX">
    <w:p w14:paraId="340A1AD6" w14:textId="77777777" w:rsidR="00A26CA1" w:rsidRDefault="00A26CA1" w:rsidP="00A26CA1">
      <w:pPr>
        <w:pStyle w:val="CommentText"/>
        <w:jc w:val="left"/>
      </w:pPr>
      <w:r>
        <w:rPr>
          <w:rStyle w:val="CommentReference"/>
        </w:rPr>
        <w:annotationRef/>
      </w:r>
      <w:r>
        <w:rPr>
          <w:rFonts w:hint="eastAsia"/>
        </w:rPr>
        <w:t>第一次出现需要定义</w:t>
      </w:r>
    </w:p>
  </w:comment>
  <w:comment w:id="40" w:author="Charlie X" w:date="2024-08-22T14:47:00Z" w:initials="CX">
    <w:p w14:paraId="7DBFDBB5" w14:textId="657C5824" w:rsidR="00A26CA1" w:rsidRDefault="00A26CA1" w:rsidP="00A26CA1">
      <w:pPr>
        <w:pStyle w:val="CommentText"/>
        <w:jc w:val="left"/>
      </w:pPr>
      <w:r>
        <w:rPr>
          <w:rStyle w:val="CommentReference"/>
        </w:rPr>
        <w:annotationRef/>
      </w:r>
      <w:r>
        <w:rPr>
          <w:rFonts w:hint="eastAsia"/>
        </w:rPr>
        <w:t>学会用</w:t>
      </w:r>
      <w:r>
        <w:rPr>
          <w:rFonts w:hint="eastAsia"/>
        </w:rPr>
        <w:t>zotero</w:t>
      </w:r>
    </w:p>
  </w:comment>
  <w:comment w:id="51" w:author="Charlie X" w:date="2024-08-22T15:00:00Z" w:initials="CX">
    <w:p w14:paraId="49094D2A" w14:textId="77777777" w:rsidR="00882AA7" w:rsidRDefault="00882AA7" w:rsidP="00882AA7">
      <w:pPr>
        <w:pStyle w:val="CommentText"/>
        <w:jc w:val="left"/>
      </w:pPr>
      <w:r>
        <w:rPr>
          <w:rStyle w:val="CommentReference"/>
        </w:rPr>
        <w:annotationRef/>
      </w:r>
      <w:r>
        <w:rPr>
          <w:rFonts w:hint="eastAsia"/>
        </w:rPr>
        <w:t>插入对单模态不行的一些分析</w:t>
      </w:r>
    </w:p>
  </w:comment>
  <w:comment w:id="53" w:author="Charlie X" w:date="2024-08-22T15:01:00Z" w:initials="CX">
    <w:p w14:paraId="727DE3EE" w14:textId="77777777" w:rsidR="0034771A" w:rsidRDefault="0034771A" w:rsidP="0034771A">
      <w:pPr>
        <w:pStyle w:val="CommentText"/>
        <w:jc w:val="left"/>
      </w:pPr>
      <w:r>
        <w:rPr>
          <w:rStyle w:val="CommentReference"/>
        </w:rPr>
        <w:annotationRef/>
      </w:r>
      <w:r>
        <w:rPr>
          <w:rFonts w:hint="eastAsia"/>
        </w:rPr>
        <w:t>多模态的好处</w:t>
      </w:r>
    </w:p>
  </w:comment>
  <w:comment w:id="56" w:author="Charlie X" w:date="2024-08-22T15:03:00Z" w:initials="CX">
    <w:p w14:paraId="1CA7C128" w14:textId="77777777" w:rsidR="00A619E6" w:rsidRDefault="00A619E6" w:rsidP="00A619E6">
      <w:pPr>
        <w:pStyle w:val="CommentText"/>
        <w:jc w:val="left"/>
      </w:pPr>
      <w:r>
        <w:rPr>
          <w:rStyle w:val="CommentReference"/>
        </w:rPr>
        <w:annotationRef/>
      </w:r>
      <w:r>
        <w:t>Figure 1</w:t>
      </w:r>
    </w:p>
  </w:comment>
  <w:comment w:id="65" w:author="Charlie X" w:date="2024-08-22T14:24:00Z" w:initials="CX">
    <w:p w14:paraId="2B03A916" w14:textId="6397ABB9" w:rsidR="00EC34CC" w:rsidRDefault="00EC34CC" w:rsidP="00EC34CC">
      <w:pPr>
        <w:pStyle w:val="CommentText"/>
        <w:jc w:val="left"/>
      </w:pPr>
      <w:r>
        <w:rPr>
          <w:rStyle w:val="CommentReference"/>
        </w:rPr>
        <w:annotationRef/>
      </w:r>
      <w:r>
        <w:rPr>
          <w:rFonts w:hint="eastAsia"/>
        </w:rPr>
        <w:t>用</w:t>
      </w:r>
      <w:r>
        <w:rPr>
          <w:rFonts w:hint="eastAsia"/>
        </w:rPr>
        <w:t>Zotero</w:t>
      </w:r>
      <w:r>
        <w:rPr>
          <w:rFonts w:hint="eastAsia"/>
        </w:rPr>
        <w:t>重排</w:t>
      </w:r>
    </w:p>
  </w:comment>
  <w:comment w:id="78" w:author="Charlie X" w:date="2024-08-22T14:26:00Z" w:initials="CX">
    <w:p w14:paraId="65C5F0A7" w14:textId="77777777" w:rsidR="005E511F" w:rsidRDefault="005E511F" w:rsidP="005E511F">
      <w:pPr>
        <w:pStyle w:val="CommentText"/>
        <w:jc w:val="left"/>
      </w:pPr>
      <w:r>
        <w:rPr>
          <w:rStyle w:val="CommentReference"/>
        </w:rPr>
        <w:annotationRef/>
      </w:r>
      <w:r>
        <w:rPr>
          <w:rFonts w:hint="eastAsia"/>
        </w:rPr>
        <w:t>配点图进来；把结果多个部分来写</w:t>
      </w:r>
    </w:p>
  </w:comment>
  <w:comment w:id="88" w:author="Charlie X" w:date="2024-08-22T15:09:00Z" w:initials="CX">
    <w:p w14:paraId="0F682925" w14:textId="77777777" w:rsidR="0075114C" w:rsidRDefault="0075114C" w:rsidP="0075114C">
      <w:pPr>
        <w:pStyle w:val="CommentText"/>
        <w:jc w:val="left"/>
      </w:pPr>
      <w:r>
        <w:rPr>
          <w:rStyle w:val="CommentReference"/>
        </w:rPr>
        <w:annotationRef/>
      </w:r>
      <w:r>
        <w:rPr>
          <w:rFonts w:hint="eastAsia"/>
        </w:rPr>
        <w:t>表格和图片的提示太简单</w:t>
      </w:r>
    </w:p>
  </w:comment>
  <w:comment w:id="99" w:author="Charlie X" w:date="2024-08-22T15:09:00Z" w:initials="CX">
    <w:p w14:paraId="7FEEDD9C" w14:textId="77777777" w:rsidR="0075114C" w:rsidRDefault="0075114C" w:rsidP="0075114C">
      <w:pPr>
        <w:pStyle w:val="CommentText"/>
        <w:jc w:val="left"/>
      </w:pPr>
      <w:r>
        <w:rPr>
          <w:rStyle w:val="CommentReference"/>
        </w:rPr>
        <w:annotationRef/>
      </w:r>
      <w:r>
        <w:t>Zotero</w:t>
      </w:r>
      <w:r>
        <w:rPr>
          <w:rFonts w:hint="eastAsia"/>
        </w:rPr>
        <w:t>重新做</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AB4BF5E" w15:done="0"/>
  <w15:commentEx w15:paraId="72130D73" w15:done="0"/>
  <w15:commentEx w15:paraId="340A1AD6" w15:done="0"/>
  <w15:commentEx w15:paraId="7DBFDBB5" w15:done="0"/>
  <w15:commentEx w15:paraId="49094D2A" w15:done="0"/>
  <w15:commentEx w15:paraId="727DE3EE" w15:done="0"/>
  <w15:commentEx w15:paraId="1CA7C128" w15:done="0"/>
  <w15:commentEx w15:paraId="2B03A916" w15:done="0"/>
  <w15:commentEx w15:paraId="65C5F0A7" w15:done="0"/>
  <w15:commentEx w15:paraId="0F682925" w15:done="0"/>
  <w15:commentEx w15:paraId="7FEEDD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528D33B" w16cex:dateUtc="2024-08-22T06:28:00Z"/>
  <w16cex:commentExtensible w16cex:durableId="75FD4B1E" w16cex:dateUtc="2024-08-22T06:43:00Z"/>
  <w16cex:commentExtensible w16cex:durableId="490BA222" w16cex:dateUtc="2024-08-22T06:47:00Z"/>
  <w16cex:commentExtensible w16cex:durableId="40A14269" w16cex:dateUtc="2024-08-22T06:47:00Z"/>
  <w16cex:commentExtensible w16cex:durableId="3FB7FF99" w16cex:dateUtc="2024-08-22T07:00:00Z"/>
  <w16cex:commentExtensible w16cex:durableId="552238E3" w16cex:dateUtc="2024-08-22T07:01:00Z"/>
  <w16cex:commentExtensible w16cex:durableId="1BDAFFEA" w16cex:dateUtc="2024-08-22T07:03:00Z"/>
  <w16cex:commentExtensible w16cex:durableId="79EE8ABE" w16cex:dateUtc="2024-08-22T06:24:00Z"/>
  <w16cex:commentExtensible w16cex:durableId="164F8950" w16cex:dateUtc="2024-08-22T06:26:00Z"/>
  <w16cex:commentExtensible w16cex:durableId="6C047399" w16cex:dateUtc="2024-08-22T07:09:00Z"/>
  <w16cex:commentExtensible w16cex:durableId="3189558C" w16cex:dateUtc="2024-08-22T07: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AB4BF5E" w16cid:durableId="1528D33B"/>
  <w16cid:commentId w16cid:paraId="72130D73" w16cid:durableId="75FD4B1E"/>
  <w16cid:commentId w16cid:paraId="340A1AD6" w16cid:durableId="490BA222"/>
  <w16cid:commentId w16cid:paraId="7DBFDBB5" w16cid:durableId="40A14269"/>
  <w16cid:commentId w16cid:paraId="49094D2A" w16cid:durableId="3FB7FF99"/>
  <w16cid:commentId w16cid:paraId="727DE3EE" w16cid:durableId="552238E3"/>
  <w16cid:commentId w16cid:paraId="1CA7C128" w16cid:durableId="1BDAFFEA"/>
  <w16cid:commentId w16cid:paraId="2B03A916" w16cid:durableId="79EE8ABE"/>
  <w16cid:commentId w16cid:paraId="65C5F0A7" w16cid:durableId="164F8950"/>
  <w16cid:commentId w16cid:paraId="0F682925" w16cid:durableId="6C047399"/>
  <w16cid:commentId w16cid:paraId="7FEEDD9C" w16cid:durableId="318955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65B50C" w14:textId="77777777" w:rsidR="00661B17" w:rsidRDefault="00661B17" w:rsidP="00A910C3">
      <w:r>
        <w:separator/>
      </w:r>
    </w:p>
  </w:endnote>
  <w:endnote w:type="continuationSeparator" w:id="0">
    <w:p w14:paraId="6F80CA6F" w14:textId="77777777" w:rsidR="00661B17" w:rsidRDefault="00661B17" w:rsidP="00A910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Regular">
    <w:altName w:val="Times New Roman"/>
    <w:charset w:val="00"/>
    <w:family w:val="auto"/>
    <w:pitch w:val="default"/>
    <w:sig w:usb0="E0002AEF" w:usb1="C0007841" w:usb2="00000009" w:usb3="00000000" w:csb0="400001FF" w:csb1="FFFF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78151F" w14:textId="77777777" w:rsidR="00661B17" w:rsidRDefault="00661B17" w:rsidP="00A910C3">
      <w:r>
        <w:separator/>
      </w:r>
    </w:p>
  </w:footnote>
  <w:footnote w:type="continuationSeparator" w:id="0">
    <w:p w14:paraId="0870E737" w14:textId="77777777" w:rsidR="00661B17" w:rsidRDefault="00661B17" w:rsidP="00A910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5444F3"/>
    <w:multiLevelType w:val="hybridMultilevel"/>
    <w:tmpl w:val="A2622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7AC5D47"/>
    <w:multiLevelType w:val="hybridMultilevel"/>
    <w:tmpl w:val="DD92A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ECA63D1"/>
    <w:multiLevelType w:val="hybridMultilevel"/>
    <w:tmpl w:val="DD92AC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98686025">
    <w:abstractNumId w:val="1"/>
  </w:num>
  <w:num w:numId="2" w16cid:durableId="672269795">
    <w:abstractNumId w:val="2"/>
  </w:num>
  <w:num w:numId="3" w16cid:durableId="174614884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arlie X">
    <w15:presenceInfo w15:providerId="Windows Live" w15:userId="fd8a96b5e32e7d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FA7"/>
    <w:rsid w:val="00017652"/>
    <w:rsid w:val="000244B9"/>
    <w:rsid w:val="000F2F2E"/>
    <w:rsid w:val="00124E1C"/>
    <w:rsid w:val="0015480E"/>
    <w:rsid w:val="001618A4"/>
    <w:rsid w:val="00182D65"/>
    <w:rsid w:val="001A3121"/>
    <w:rsid w:val="001E06B3"/>
    <w:rsid w:val="002B13DC"/>
    <w:rsid w:val="00342114"/>
    <w:rsid w:val="00344BEB"/>
    <w:rsid w:val="0034771A"/>
    <w:rsid w:val="00352EBA"/>
    <w:rsid w:val="003576EA"/>
    <w:rsid w:val="003B0C9D"/>
    <w:rsid w:val="0041486E"/>
    <w:rsid w:val="00420B78"/>
    <w:rsid w:val="00474C3F"/>
    <w:rsid w:val="004C2CFE"/>
    <w:rsid w:val="004C72E2"/>
    <w:rsid w:val="004E18CE"/>
    <w:rsid w:val="004E62D2"/>
    <w:rsid w:val="005510E8"/>
    <w:rsid w:val="005555F3"/>
    <w:rsid w:val="00577396"/>
    <w:rsid w:val="00585327"/>
    <w:rsid w:val="005E511F"/>
    <w:rsid w:val="006052E4"/>
    <w:rsid w:val="00623EF4"/>
    <w:rsid w:val="00661B17"/>
    <w:rsid w:val="006763F7"/>
    <w:rsid w:val="00677C93"/>
    <w:rsid w:val="006C3C28"/>
    <w:rsid w:val="006C634F"/>
    <w:rsid w:val="00715E82"/>
    <w:rsid w:val="00726FFB"/>
    <w:rsid w:val="0075114C"/>
    <w:rsid w:val="00756A66"/>
    <w:rsid w:val="00792EAD"/>
    <w:rsid w:val="0081168A"/>
    <w:rsid w:val="00813757"/>
    <w:rsid w:val="008528D7"/>
    <w:rsid w:val="00882AA7"/>
    <w:rsid w:val="008D0FA7"/>
    <w:rsid w:val="008F3E35"/>
    <w:rsid w:val="00906969"/>
    <w:rsid w:val="00973BFC"/>
    <w:rsid w:val="009A441E"/>
    <w:rsid w:val="009F7613"/>
    <w:rsid w:val="00A10768"/>
    <w:rsid w:val="00A26CA1"/>
    <w:rsid w:val="00A313C4"/>
    <w:rsid w:val="00A619E6"/>
    <w:rsid w:val="00A6319A"/>
    <w:rsid w:val="00A910C3"/>
    <w:rsid w:val="00A979B0"/>
    <w:rsid w:val="00B60634"/>
    <w:rsid w:val="00B66C51"/>
    <w:rsid w:val="00BC6080"/>
    <w:rsid w:val="00C0208D"/>
    <w:rsid w:val="00C13846"/>
    <w:rsid w:val="00C41A51"/>
    <w:rsid w:val="00C54E7F"/>
    <w:rsid w:val="00CA0375"/>
    <w:rsid w:val="00CC38B9"/>
    <w:rsid w:val="00D22670"/>
    <w:rsid w:val="00D26C77"/>
    <w:rsid w:val="00D60049"/>
    <w:rsid w:val="00DA7ABA"/>
    <w:rsid w:val="00DF4B75"/>
    <w:rsid w:val="00E07BB8"/>
    <w:rsid w:val="00E216E8"/>
    <w:rsid w:val="00E23481"/>
    <w:rsid w:val="00E32FBA"/>
    <w:rsid w:val="00EC34CC"/>
    <w:rsid w:val="00ED553E"/>
    <w:rsid w:val="00EE6FE4"/>
    <w:rsid w:val="00EF71A3"/>
    <w:rsid w:val="00F165D2"/>
    <w:rsid w:val="00F269E3"/>
    <w:rsid w:val="00F42711"/>
    <w:rsid w:val="00F749AB"/>
    <w:rsid w:val="00F83FB3"/>
    <w:rsid w:val="00FD3A66"/>
    <w:rsid w:val="00FE03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6FC41B"/>
  <w15:chartTrackingRefBased/>
  <w15:docId w15:val="{4DB12177-6866-426D-AD48-889E7C413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10C3"/>
    <w:pP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A910C3"/>
    <w:rPr>
      <w:sz w:val="18"/>
      <w:szCs w:val="18"/>
    </w:rPr>
  </w:style>
  <w:style w:type="paragraph" w:styleId="Footer">
    <w:name w:val="footer"/>
    <w:basedOn w:val="Normal"/>
    <w:link w:val="FooterChar"/>
    <w:uiPriority w:val="99"/>
    <w:unhideWhenUsed/>
    <w:rsid w:val="00A910C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A910C3"/>
    <w:rPr>
      <w:sz w:val="18"/>
      <w:szCs w:val="18"/>
    </w:rPr>
  </w:style>
  <w:style w:type="character" w:customStyle="1" w:styleId="MTEquationSection">
    <w:name w:val="MTEquationSection"/>
    <w:basedOn w:val="DefaultParagraphFont"/>
    <w:rsid w:val="00FD3A66"/>
    <w:rPr>
      <w:rFonts w:ascii="Times New Roman" w:hAnsi="Times New Roman" w:cs="Times New Roman"/>
      <w:b/>
      <w:bCs/>
      <w:vanish/>
      <w:color w:val="FF0000"/>
      <w:sz w:val="32"/>
      <w:szCs w:val="32"/>
    </w:rPr>
  </w:style>
  <w:style w:type="paragraph" w:customStyle="1" w:styleId="MTDisplayEquation">
    <w:name w:val="MTDisplayEquation"/>
    <w:basedOn w:val="Normal"/>
    <w:next w:val="Normal"/>
    <w:link w:val="MTDisplayEquation0"/>
    <w:rsid w:val="00FD3A66"/>
    <w:pPr>
      <w:tabs>
        <w:tab w:val="center" w:pos="4160"/>
        <w:tab w:val="right" w:pos="8300"/>
      </w:tabs>
    </w:pPr>
    <w:rPr>
      <w:rFonts w:ascii="Times New Roman" w:hAnsi="Times New Roman" w:cs="Times New Roman"/>
    </w:rPr>
  </w:style>
  <w:style w:type="character" w:customStyle="1" w:styleId="MTDisplayEquation0">
    <w:name w:val="MTDisplayEquation 字符"/>
    <w:basedOn w:val="DefaultParagraphFont"/>
    <w:link w:val="MTDisplayEquation"/>
    <w:rsid w:val="00FD3A66"/>
    <w:rPr>
      <w:rFonts w:ascii="Times New Roman" w:hAnsi="Times New Roman" w:cs="Times New Roman"/>
    </w:rPr>
  </w:style>
  <w:style w:type="character" w:styleId="PlaceholderText">
    <w:name w:val="Placeholder Text"/>
    <w:basedOn w:val="DefaultParagraphFont"/>
    <w:uiPriority w:val="99"/>
    <w:semiHidden/>
    <w:rsid w:val="00ED553E"/>
    <w:rPr>
      <w:color w:val="666666"/>
    </w:rPr>
  </w:style>
  <w:style w:type="table" w:styleId="TableGrid">
    <w:name w:val="Table Grid"/>
    <w:basedOn w:val="TableNormal"/>
    <w:uiPriority w:val="39"/>
    <w:rsid w:val="00474C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17652"/>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17652"/>
    <w:rPr>
      <w:rFonts w:ascii="Courier New" w:hAnsi="Courier New" w:cs="Courier New"/>
      <w:sz w:val="20"/>
      <w:szCs w:val="20"/>
    </w:rPr>
  </w:style>
  <w:style w:type="character" w:styleId="Hyperlink">
    <w:name w:val="Hyperlink"/>
    <w:basedOn w:val="DefaultParagraphFont"/>
    <w:uiPriority w:val="99"/>
    <w:unhideWhenUsed/>
    <w:rsid w:val="00E23481"/>
    <w:rPr>
      <w:color w:val="0563C1" w:themeColor="hyperlink"/>
      <w:u w:val="single"/>
    </w:rPr>
  </w:style>
  <w:style w:type="character" w:styleId="UnresolvedMention">
    <w:name w:val="Unresolved Mention"/>
    <w:basedOn w:val="DefaultParagraphFont"/>
    <w:uiPriority w:val="99"/>
    <w:semiHidden/>
    <w:unhideWhenUsed/>
    <w:rsid w:val="00E23481"/>
    <w:rPr>
      <w:color w:val="605E5C"/>
      <w:shd w:val="clear" w:color="auto" w:fill="E1DFDD"/>
    </w:rPr>
  </w:style>
  <w:style w:type="paragraph" w:styleId="Revision">
    <w:name w:val="Revision"/>
    <w:hidden/>
    <w:uiPriority w:val="99"/>
    <w:semiHidden/>
    <w:rsid w:val="000F2F2E"/>
  </w:style>
  <w:style w:type="character" w:styleId="CommentReference">
    <w:name w:val="annotation reference"/>
    <w:basedOn w:val="DefaultParagraphFont"/>
    <w:uiPriority w:val="99"/>
    <w:semiHidden/>
    <w:unhideWhenUsed/>
    <w:rsid w:val="00352EBA"/>
    <w:rPr>
      <w:sz w:val="16"/>
      <w:szCs w:val="16"/>
    </w:rPr>
  </w:style>
  <w:style w:type="paragraph" w:styleId="CommentText">
    <w:name w:val="annotation text"/>
    <w:basedOn w:val="Normal"/>
    <w:link w:val="CommentTextChar"/>
    <w:uiPriority w:val="99"/>
    <w:unhideWhenUsed/>
    <w:rsid w:val="00352EBA"/>
    <w:rPr>
      <w:sz w:val="20"/>
      <w:szCs w:val="20"/>
    </w:rPr>
  </w:style>
  <w:style w:type="character" w:customStyle="1" w:styleId="CommentTextChar">
    <w:name w:val="Comment Text Char"/>
    <w:basedOn w:val="DefaultParagraphFont"/>
    <w:link w:val="CommentText"/>
    <w:uiPriority w:val="99"/>
    <w:rsid w:val="00352EBA"/>
    <w:rPr>
      <w:sz w:val="20"/>
      <w:szCs w:val="20"/>
    </w:rPr>
  </w:style>
  <w:style w:type="paragraph" w:styleId="CommentSubject">
    <w:name w:val="annotation subject"/>
    <w:basedOn w:val="CommentText"/>
    <w:next w:val="CommentText"/>
    <w:link w:val="CommentSubjectChar"/>
    <w:uiPriority w:val="99"/>
    <w:semiHidden/>
    <w:unhideWhenUsed/>
    <w:rsid w:val="00352EBA"/>
    <w:rPr>
      <w:b/>
      <w:bCs/>
    </w:rPr>
  </w:style>
  <w:style w:type="character" w:customStyle="1" w:styleId="CommentSubjectChar">
    <w:name w:val="Comment Subject Char"/>
    <w:basedOn w:val="CommentTextChar"/>
    <w:link w:val="CommentSubject"/>
    <w:uiPriority w:val="99"/>
    <w:semiHidden/>
    <w:rsid w:val="00352EBA"/>
    <w:rPr>
      <w:b/>
      <w:bCs/>
      <w:sz w:val="20"/>
      <w:szCs w:val="20"/>
    </w:rPr>
  </w:style>
  <w:style w:type="paragraph" w:styleId="ListParagraph">
    <w:name w:val="List Paragraph"/>
    <w:basedOn w:val="Normal"/>
    <w:uiPriority w:val="34"/>
    <w:qFormat/>
    <w:rsid w:val="00D226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505819">
      <w:bodyDiv w:val="1"/>
      <w:marLeft w:val="0"/>
      <w:marRight w:val="0"/>
      <w:marTop w:val="0"/>
      <w:marBottom w:val="0"/>
      <w:divBdr>
        <w:top w:val="none" w:sz="0" w:space="0" w:color="auto"/>
        <w:left w:val="none" w:sz="0" w:space="0" w:color="auto"/>
        <w:bottom w:val="none" w:sz="0" w:space="0" w:color="auto"/>
        <w:right w:val="none" w:sz="0" w:space="0" w:color="auto"/>
      </w:divBdr>
      <w:divsChild>
        <w:div w:id="45809873">
          <w:marLeft w:val="0"/>
          <w:marRight w:val="0"/>
          <w:marTop w:val="0"/>
          <w:marBottom w:val="0"/>
          <w:divBdr>
            <w:top w:val="none" w:sz="0" w:space="0" w:color="auto"/>
            <w:left w:val="none" w:sz="0" w:space="0" w:color="auto"/>
            <w:bottom w:val="none" w:sz="0" w:space="0" w:color="auto"/>
            <w:right w:val="none" w:sz="0" w:space="0" w:color="auto"/>
          </w:divBdr>
        </w:div>
        <w:div w:id="1230577578">
          <w:marLeft w:val="0"/>
          <w:marRight w:val="0"/>
          <w:marTop w:val="0"/>
          <w:marBottom w:val="0"/>
          <w:divBdr>
            <w:top w:val="none" w:sz="0" w:space="0" w:color="auto"/>
            <w:left w:val="none" w:sz="0" w:space="0" w:color="auto"/>
            <w:bottom w:val="none" w:sz="0" w:space="0" w:color="auto"/>
            <w:right w:val="none" w:sz="0" w:space="0" w:color="auto"/>
          </w:divBdr>
        </w:div>
        <w:div w:id="1407990874">
          <w:marLeft w:val="0"/>
          <w:marRight w:val="0"/>
          <w:marTop w:val="0"/>
          <w:marBottom w:val="0"/>
          <w:divBdr>
            <w:top w:val="none" w:sz="0" w:space="0" w:color="auto"/>
            <w:left w:val="none" w:sz="0" w:space="0" w:color="auto"/>
            <w:bottom w:val="none" w:sz="0" w:space="0" w:color="auto"/>
            <w:right w:val="none" w:sz="0" w:space="0" w:color="auto"/>
          </w:divBdr>
        </w:div>
        <w:div w:id="1475835335">
          <w:marLeft w:val="0"/>
          <w:marRight w:val="0"/>
          <w:marTop w:val="0"/>
          <w:marBottom w:val="0"/>
          <w:divBdr>
            <w:top w:val="none" w:sz="0" w:space="0" w:color="auto"/>
            <w:left w:val="none" w:sz="0" w:space="0" w:color="auto"/>
            <w:bottom w:val="none" w:sz="0" w:space="0" w:color="auto"/>
            <w:right w:val="none" w:sz="0" w:space="0" w:color="auto"/>
          </w:divBdr>
        </w:div>
        <w:div w:id="2022075610">
          <w:marLeft w:val="0"/>
          <w:marRight w:val="0"/>
          <w:marTop w:val="0"/>
          <w:marBottom w:val="0"/>
          <w:divBdr>
            <w:top w:val="none" w:sz="0" w:space="0" w:color="auto"/>
            <w:left w:val="none" w:sz="0" w:space="0" w:color="auto"/>
            <w:bottom w:val="none" w:sz="0" w:space="0" w:color="auto"/>
            <w:right w:val="none" w:sz="0" w:space="0" w:color="auto"/>
          </w:divBdr>
        </w:div>
        <w:div w:id="358970996">
          <w:marLeft w:val="0"/>
          <w:marRight w:val="0"/>
          <w:marTop w:val="0"/>
          <w:marBottom w:val="0"/>
          <w:divBdr>
            <w:top w:val="none" w:sz="0" w:space="0" w:color="auto"/>
            <w:left w:val="none" w:sz="0" w:space="0" w:color="auto"/>
            <w:bottom w:val="none" w:sz="0" w:space="0" w:color="auto"/>
            <w:right w:val="none" w:sz="0" w:space="0" w:color="auto"/>
          </w:divBdr>
        </w:div>
        <w:div w:id="1669750326">
          <w:marLeft w:val="0"/>
          <w:marRight w:val="0"/>
          <w:marTop w:val="0"/>
          <w:marBottom w:val="0"/>
          <w:divBdr>
            <w:top w:val="none" w:sz="0" w:space="0" w:color="auto"/>
            <w:left w:val="none" w:sz="0" w:space="0" w:color="auto"/>
            <w:bottom w:val="none" w:sz="0" w:space="0" w:color="auto"/>
            <w:right w:val="none" w:sz="0" w:space="0" w:color="auto"/>
          </w:divBdr>
        </w:div>
        <w:div w:id="1612591665">
          <w:marLeft w:val="0"/>
          <w:marRight w:val="0"/>
          <w:marTop w:val="0"/>
          <w:marBottom w:val="0"/>
          <w:divBdr>
            <w:top w:val="none" w:sz="0" w:space="0" w:color="auto"/>
            <w:left w:val="none" w:sz="0" w:space="0" w:color="auto"/>
            <w:bottom w:val="none" w:sz="0" w:space="0" w:color="auto"/>
            <w:right w:val="none" w:sz="0" w:space="0" w:color="auto"/>
          </w:divBdr>
        </w:div>
        <w:div w:id="313143222">
          <w:marLeft w:val="0"/>
          <w:marRight w:val="0"/>
          <w:marTop w:val="0"/>
          <w:marBottom w:val="0"/>
          <w:divBdr>
            <w:top w:val="none" w:sz="0" w:space="0" w:color="auto"/>
            <w:left w:val="none" w:sz="0" w:space="0" w:color="auto"/>
            <w:bottom w:val="none" w:sz="0" w:space="0" w:color="auto"/>
            <w:right w:val="none" w:sz="0" w:space="0" w:color="auto"/>
          </w:divBdr>
        </w:div>
        <w:div w:id="2028209396">
          <w:marLeft w:val="0"/>
          <w:marRight w:val="0"/>
          <w:marTop w:val="0"/>
          <w:marBottom w:val="0"/>
          <w:divBdr>
            <w:top w:val="none" w:sz="0" w:space="0" w:color="auto"/>
            <w:left w:val="none" w:sz="0" w:space="0" w:color="auto"/>
            <w:bottom w:val="none" w:sz="0" w:space="0" w:color="auto"/>
            <w:right w:val="none" w:sz="0" w:space="0" w:color="auto"/>
          </w:divBdr>
        </w:div>
        <w:div w:id="371808075">
          <w:marLeft w:val="0"/>
          <w:marRight w:val="0"/>
          <w:marTop w:val="0"/>
          <w:marBottom w:val="0"/>
          <w:divBdr>
            <w:top w:val="none" w:sz="0" w:space="0" w:color="auto"/>
            <w:left w:val="none" w:sz="0" w:space="0" w:color="auto"/>
            <w:bottom w:val="none" w:sz="0" w:space="0" w:color="auto"/>
            <w:right w:val="none" w:sz="0" w:space="0" w:color="auto"/>
          </w:divBdr>
        </w:div>
        <w:div w:id="2031487937">
          <w:marLeft w:val="0"/>
          <w:marRight w:val="0"/>
          <w:marTop w:val="0"/>
          <w:marBottom w:val="0"/>
          <w:divBdr>
            <w:top w:val="none" w:sz="0" w:space="0" w:color="auto"/>
            <w:left w:val="none" w:sz="0" w:space="0" w:color="auto"/>
            <w:bottom w:val="none" w:sz="0" w:space="0" w:color="auto"/>
            <w:right w:val="none" w:sz="0" w:space="0" w:color="auto"/>
          </w:divBdr>
        </w:div>
        <w:div w:id="1955599738">
          <w:marLeft w:val="0"/>
          <w:marRight w:val="0"/>
          <w:marTop w:val="0"/>
          <w:marBottom w:val="0"/>
          <w:divBdr>
            <w:top w:val="none" w:sz="0" w:space="0" w:color="auto"/>
            <w:left w:val="none" w:sz="0" w:space="0" w:color="auto"/>
            <w:bottom w:val="none" w:sz="0" w:space="0" w:color="auto"/>
            <w:right w:val="none" w:sz="0" w:space="0" w:color="auto"/>
          </w:divBdr>
        </w:div>
        <w:div w:id="1881817971">
          <w:marLeft w:val="0"/>
          <w:marRight w:val="0"/>
          <w:marTop w:val="0"/>
          <w:marBottom w:val="0"/>
          <w:divBdr>
            <w:top w:val="none" w:sz="0" w:space="0" w:color="auto"/>
            <w:left w:val="none" w:sz="0" w:space="0" w:color="auto"/>
            <w:bottom w:val="none" w:sz="0" w:space="0" w:color="auto"/>
            <w:right w:val="none" w:sz="0" w:space="0" w:color="auto"/>
          </w:divBdr>
        </w:div>
        <w:div w:id="869034146">
          <w:marLeft w:val="0"/>
          <w:marRight w:val="0"/>
          <w:marTop w:val="0"/>
          <w:marBottom w:val="0"/>
          <w:divBdr>
            <w:top w:val="none" w:sz="0" w:space="0" w:color="auto"/>
            <w:left w:val="none" w:sz="0" w:space="0" w:color="auto"/>
            <w:bottom w:val="none" w:sz="0" w:space="0" w:color="auto"/>
            <w:right w:val="none" w:sz="0" w:space="0" w:color="auto"/>
          </w:divBdr>
        </w:div>
        <w:div w:id="980498151">
          <w:marLeft w:val="0"/>
          <w:marRight w:val="0"/>
          <w:marTop w:val="0"/>
          <w:marBottom w:val="0"/>
          <w:divBdr>
            <w:top w:val="none" w:sz="0" w:space="0" w:color="auto"/>
            <w:left w:val="none" w:sz="0" w:space="0" w:color="auto"/>
            <w:bottom w:val="none" w:sz="0" w:space="0" w:color="auto"/>
            <w:right w:val="none" w:sz="0" w:space="0" w:color="auto"/>
          </w:divBdr>
        </w:div>
        <w:div w:id="1325814423">
          <w:marLeft w:val="0"/>
          <w:marRight w:val="0"/>
          <w:marTop w:val="0"/>
          <w:marBottom w:val="0"/>
          <w:divBdr>
            <w:top w:val="none" w:sz="0" w:space="0" w:color="auto"/>
            <w:left w:val="none" w:sz="0" w:space="0" w:color="auto"/>
            <w:bottom w:val="none" w:sz="0" w:space="0" w:color="auto"/>
            <w:right w:val="none" w:sz="0" w:space="0" w:color="auto"/>
          </w:divBdr>
        </w:div>
      </w:divsChild>
    </w:div>
    <w:div w:id="94987108">
      <w:bodyDiv w:val="1"/>
      <w:marLeft w:val="0"/>
      <w:marRight w:val="0"/>
      <w:marTop w:val="0"/>
      <w:marBottom w:val="0"/>
      <w:divBdr>
        <w:top w:val="none" w:sz="0" w:space="0" w:color="auto"/>
        <w:left w:val="none" w:sz="0" w:space="0" w:color="auto"/>
        <w:bottom w:val="none" w:sz="0" w:space="0" w:color="auto"/>
        <w:right w:val="none" w:sz="0" w:space="0" w:color="auto"/>
      </w:divBdr>
      <w:divsChild>
        <w:div w:id="948859269">
          <w:marLeft w:val="0"/>
          <w:marRight w:val="0"/>
          <w:marTop w:val="0"/>
          <w:marBottom w:val="0"/>
          <w:divBdr>
            <w:top w:val="none" w:sz="0" w:space="0" w:color="auto"/>
            <w:left w:val="none" w:sz="0" w:space="0" w:color="auto"/>
            <w:bottom w:val="none" w:sz="0" w:space="0" w:color="auto"/>
            <w:right w:val="none" w:sz="0" w:space="0" w:color="auto"/>
          </w:divBdr>
        </w:div>
        <w:div w:id="791291126">
          <w:marLeft w:val="0"/>
          <w:marRight w:val="0"/>
          <w:marTop w:val="0"/>
          <w:marBottom w:val="0"/>
          <w:divBdr>
            <w:top w:val="none" w:sz="0" w:space="0" w:color="auto"/>
            <w:left w:val="none" w:sz="0" w:space="0" w:color="auto"/>
            <w:bottom w:val="none" w:sz="0" w:space="0" w:color="auto"/>
            <w:right w:val="none" w:sz="0" w:space="0" w:color="auto"/>
          </w:divBdr>
        </w:div>
        <w:div w:id="228200635">
          <w:marLeft w:val="0"/>
          <w:marRight w:val="0"/>
          <w:marTop w:val="0"/>
          <w:marBottom w:val="0"/>
          <w:divBdr>
            <w:top w:val="none" w:sz="0" w:space="0" w:color="auto"/>
            <w:left w:val="none" w:sz="0" w:space="0" w:color="auto"/>
            <w:bottom w:val="none" w:sz="0" w:space="0" w:color="auto"/>
            <w:right w:val="none" w:sz="0" w:space="0" w:color="auto"/>
          </w:divBdr>
        </w:div>
        <w:div w:id="1849560502">
          <w:marLeft w:val="0"/>
          <w:marRight w:val="0"/>
          <w:marTop w:val="0"/>
          <w:marBottom w:val="0"/>
          <w:divBdr>
            <w:top w:val="none" w:sz="0" w:space="0" w:color="auto"/>
            <w:left w:val="none" w:sz="0" w:space="0" w:color="auto"/>
            <w:bottom w:val="none" w:sz="0" w:space="0" w:color="auto"/>
            <w:right w:val="none" w:sz="0" w:space="0" w:color="auto"/>
          </w:divBdr>
        </w:div>
        <w:div w:id="362365770">
          <w:marLeft w:val="0"/>
          <w:marRight w:val="0"/>
          <w:marTop w:val="0"/>
          <w:marBottom w:val="0"/>
          <w:divBdr>
            <w:top w:val="none" w:sz="0" w:space="0" w:color="auto"/>
            <w:left w:val="none" w:sz="0" w:space="0" w:color="auto"/>
            <w:bottom w:val="none" w:sz="0" w:space="0" w:color="auto"/>
            <w:right w:val="none" w:sz="0" w:space="0" w:color="auto"/>
          </w:divBdr>
        </w:div>
        <w:div w:id="389963163">
          <w:marLeft w:val="0"/>
          <w:marRight w:val="0"/>
          <w:marTop w:val="0"/>
          <w:marBottom w:val="0"/>
          <w:divBdr>
            <w:top w:val="none" w:sz="0" w:space="0" w:color="auto"/>
            <w:left w:val="none" w:sz="0" w:space="0" w:color="auto"/>
            <w:bottom w:val="none" w:sz="0" w:space="0" w:color="auto"/>
            <w:right w:val="none" w:sz="0" w:space="0" w:color="auto"/>
          </w:divBdr>
        </w:div>
        <w:div w:id="661155426">
          <w:marLeft w:val="0"/>
          <w:marRight w:val="0"/>
          <w:marTop w:val="0"/>
          <w:marBottom w:val="0"/>
          <w:divBdr>
            <w:top w:val="none" w:sz="0" w:space="0" w:color="auto"/>
            <w:left w:val="none" w:sz="0" w:space="0" w:color="auto"/>
            <w:bottom w:val="none" w:sz="0" w:space="0" w:color="auto"/>
            <w:right w:val="none" w:sz="0" w:space="0" w:color="auto"/>
          </w:divBdr>
        </w:div>
        <w:div w:id="1324773050">
          <w:marLeft w:val="0"/>
          <w:marRight w:val="0"/>
          <w:marTop w:val="0"/>
          <w:marBottom w:val="0"/>
          <w:divBdr>
            <w:top w:val="none" w:sz="0" w:space="0" w:color="auto"/>
            <w:left w:val="none" w:sz="0" w:space="0" w:color="auto"/>
            <w:bottom w:val="none" w:sz="0" w:space="0" w:color="auto"/>
            <w:right w:val="none" w:sz="0" w:space="0" w:color="auto"/>
          </w:divBdr>
        </w:div>
        <w:div w:id="120878668">
          <w:marLeft w:val="0"/>
          <w:marRight w:val="0"/>
          <w:marTop w:val="0"/>
          <w:marBottom w:val="0"/>
          <w:divBdr>
            <w:top w:val="none" w:sz="0" w:space="0" w:color="auto"/>
            <w:left w:val="none" w:sz="0" w:space="0" w:color="auto"/>
            <w:bottom w:val="none" w:sz="0" w:space="0" w:color="auto"/>
            <w:right w:val="none" w:sz="0" w:space="0" w:color="auto"/>
          </w:divBdr>
        </w:div>
        <w:div w:id="1727020888">
          <w:marLeft w:val="0"/>
          <w:marRight w:val="0"/>
          <w:marTop w:val="0"/>
          <w:marBottom w:val="0"/>
          <w:divBdr>
            <w:top w:val="none" w:sz="0" w:space="0" w:color="auto"/>
            <w:left w:val="none" w:sz="0" w:space="0" w:color="auto"/>
            <w:bottom w:val="none" w:sz="0" w:space="0" w:color="auto"/>
            <w:right w:val="none" w:sz="0" w:space="0" w:color="auto"/>
          </w:divBdr>
        </w:div>
        <w:div w:id="608196512">
          <w:marLeft w:val="0"/>
          <w:marRight w:val="0"/>
          <w:marTop w:val="0"/>
          <w:marBottom w:val="0"/>
          <w:divBdr>
            <w:top w:val="none" w:sz="0" w:space="0" w:color="auto"/>
            <w:left w:val="none" w:sz="0" w:space="0" w:color="auto"/>
            <w:bottom w:val="none" w:sz="0" w:space="0" w:color="auto"/>
            <w:right w:val="none" w:sz="0" w:space="0" w:color="auto"/>
          </w:divBdr>
        </w:div>
        <w:div w:id="1241135587">
          <w:marLeft w:val="0"/>
          <w:marRight w:val="0"/>
          <w:marTop w:val="0"/>
          <w:marBottom w:val="0"/>
          <w:divBdr>
            <w:top w:val="none" w:sz="0" w:space="0" w:color="auto"/>
            <w:left w:val="none" w:sz="0" w:space="0" w:color="auto"/>
            <w:bottom w:val="none" w:sz="0" w:space="0" w:color="auto"/>
            <w:right w:val="none" w:sz="0" w:space="0" w:color="auto"/>
          </w:divBdr>
        </w:div>
        <w:div w:id="1233469358">
          <w:marLeft w:val="0"/>
          <w:marRight w:val="0"/>
          <w:marTop w:val="0"/>
          <w:marBottom w:val="0"/>
          <w:divBdr>
            <w:top w:val="none" w:sz="0" w:space="0" w:color="auto"/>
            <w:left w:val="none" w:sz="0" w:space="0" w:color="auto"/>
            <w:bottom w:val="none" w:sz="0" w:space="0" w:color="auto"/>
            <w:right w:val="none" w:sz="0" w:space="0" w:color="auto"/>
          </w:divBdr>
        </w:div>
        <w:div w:id="93987683">
          <w:marLeft w:val="0"/>
          <w:marRight w:val="0"/>
          <w:marTop w:val="0"/>
          <w:marBottom w:val="0"/>
          <w:divBdr>
            <w:top w:val="none" w:sz="0" w:space="0" w:color="auto"/>
            <w:left w:val="none" w:sz="0" w:space="0" w:color="auto"/>
            <w:bottom w:val="none" w:sz="0" w:space="0" w:color="auto"/>
            <w:right w:val="none" w:sz="0" w:space="0" w:color="auto"/>
          </w:divBdr>
        </w:div>
        <w:div w:id="344209698">
          <w:marLeft w:val="0"/>
          <w:marRight w:val="0"/>
          <w:marTop w:val="0"/>
          <w:marBottom w:val="0"/>
          <w:divBdr>
            <w:top w:val="none" w:sz="0" w:space="0" w:color="auto"/>
            <w:left w:val="none" w:sz="0" w:space="0" w:color="auto"/>
            <w:bottom w:val="none" w:sz="0" w:space="0" w:color="auto"/>
            <w:right w:val="none" w:sz="0" w:space="0" w:color="auto"/>
          </w:divBdr>
        </w:div>
        <w:div w:id="1809976422">
          <w:marLeft w:val="0"/>
          <w:marRight w:val="0"/>
          <w:marTop w:val="0"/>
          <w:marBottom w:val="0"/>
          <w:divBdr>
            <w:top w:val="none" w:sz="0" w:space="0" w:color="auto"/>
            <w:left w:val="none" w:sz="0" w:space="0" w:color="auto"/>
            <w:bottom w:val="none" w:sz="0" w:space="0" w:color="auto"/>
            <w:right w:val="none" w:sz="0" w:space="0" w:color="auto"/>
          </w:divBdr>
        </w:div>
        <w:div w:id="609240589">
          <w:marLeft w:val="0"/>
          <w:marRight w:val="0"/>
          <w:marTop w:val="0"/>
          <w:marBottom w:val="0"/>
          <w:divBdr>
            <w:top w:val="none" w:sz="0" w:space="0" w:color="auto"/>
            <w:left w:val="none" w:sz="0" w:space="0" w:color="auto"/>
            <w:bottom w:val="none" w:sz="0" w:space="0" w:color="auto"/>
            <w:right w:val="none" w:sz="0" w:space="0" w:color="auto"/>
          </w:divBdr>
        </w:div>
        <w:div w:id="188180656">
          <w:marLeft w:val="0"/>
          <w:marRight w:val="0"/>
          <w:marTop w:val="0"/>
          <w:marBottom w:val="0"/>
          <w:divBdr>
            <w:top w:val="none" w:sz="0" w:space="0" w:color="auto"/>
            <w:left w:val="none" w:sz="0" w:space="0" w:color="auto"/>
            <w:bottom w:val="none" w:sz="0" w:space="0" w:color="auto"/>
            <w:right w:val="none" w:sz="0" w:space="0" w:color="auto"/>
          </w:divBdr>
        </w:div>
        <w:div w:id="1287277706">
          <w:marLeft w:val="0"/>
          <w:marRight w:val="0"/>
          <w:marTop w:val="0"/>
          <w:marBottom w:val="0"/>
          <w:divBdr>
            <w:top w:val="none" w:sz="0" w:space="0" w:color="auto"/>
            <w:left w:val="none" w:sz="0" w:space="0" w:color="auto"/>
            <w:bottom w:val="none" w:sz="0" w:space="0" w:color="auto"/>
            <w:right w:val="none" w:sz="0" w:space="0" w:color="auto"/>
          </w:divBdr>
        </w:div>
        <w:div w:id="1878161550">
          <w:marLeft w:val="0"/>
          <w:marRight w:val="0"/>
          <w:marTop w:val="0"/>
          <w:marBottom w:val="0"/>
          <w:divBdr>
            <w:top w:val="none" w:sz="0" w:space="0" w:color="auto"/>
            <w:left w:val="none" w:sz="0" w:space="0" w:color="auto"/>
            <w:bottom w:val="none" w:sz="0" w:space="0" w:color="auto"/>
            <w:right w:val="none" w:sz="0" w:space="0" w:color="auto"/>
          </w:divBdr>
        </w:div>
        <w:div w:id="2102408972">
          <w:marLeft w:val="0"/>
          <w:marRight w:val="0"/>
          <w:marTop w:val="0"/>
          <w:marBottom w:val="0"/>
          <w:divBdr>
            <w:top w:val="none" w:sz="0" w:space="0" w:color="auto"/>
            <w:left w:val="none" w:sz="0" w:space="0" w:color="auto"/>
            <w:bottom w:val="none" w:sz="0" w:space="0" w:color="auto"/>
            <w:right w:val="none" w:sz="0" w:space="0" w:color="auto"/>
          </w:divBdr>
        </w:div>
        <w:div w:id="1895460254">
          <w:marLeft w:val="0"/>
          <w:marRight w:val="0"/>
          <w:marTop w:val="0"/>
          <w:marBottom w:val="0"/>
          <w:divBdr>
            <w:top w:val="none" w:sz="0" w:space="0" w:color="auto"/>
            <w:left w:val="none" w:sz="0" w:space="0" w:color="auto"/>
            <w:bottom w:val="none" w:sz="0" w:space="0" w:color="auto"/>
            <w:right w:val="none" w:sz="0" w:space="0" w:color="auto"/>
          </w:divBdr>
        </w:div>
        <w:div w:id="1575778914">
          <w:marLeft w:val="0"/>
          <w:marRight w:val="0"/>
          <w:marTop w:val="0"/>
          <w:marBottom w:val="0"/>
          <w:divBdr>
            <w:top w:val="none" w:sz="0" w:space="0" w:color="auto"/>
            <w:left w:val="none" w:sz="0" w:space="0" w:color="auto"/>
            <w:bottom w:val="none" w:sz="0" w:space="0" w:color="auto"/>
            <w:right w:val="none" w:sz="0" w:space="0" w:color="auto"/>
          </w:divBdr>
        </w:div>
        <w:div w:id="892889372">
          <w:marLeft w:val="0"/>
          <w:marRight w:val="0"/>
          <w:marTop w:val="0"/>
          <w:marBottom w:val="0"/>
          <w:divBdr>
            <w:top w:val="none" w:sz="0" w:space="0" w:color="auto"/>
            <w:left w:val="none" w:sz="0" w:space="0" w:color="auto"/>
            <w:bottom w:val="none" w:sz="0" w:space="0" w:color="auto"/>
            <w:right w:val="none" w:sz="0" w:space="0" w:color="auto"/>
          </w:divBdr>
        </w:div>
        <w:div w:id="1994869471">
          <w:marLeft w:val="0"/>
          <w:marRight w:val="0"/>
          <w:marTop w:val="0"/>
          <w:marBottom w:val="0"/>
          <w:divBdr>
            <w:top w:val="none" w:sz="0" w:space="0" w:color="auto"/>
            <w:left w:val="none" w:sz="0" w:space="0" w:color="auto"/>
            <w:bottom w:val="none" w:sz="0" w:space="0" w:color="auto"/>
            <w:right w:val="none" w:sz="0" w:space="0" w:color="auto"/>
          </w:divBdr>
        </w:div>
        <w:div w:id="1848985305">
          <w:marLeft w:val="0"/>
          <w:marRight w:val="0"/>
          <w:marTop w:val="0"/>
          <w:marBottom w:val="0"/>
          <w:divBdr>
            <w:top w:val="none" w:sz="0" w:space="0" w:color="auto"/>
            <w:left w:val="none" w:sz="0" w:space="0" w:color="auto"/>
            <w:bottom w:val="none" w:sz="0" w:space="0" w:color="auto"/>
            <w:right w:val="none" w:sz="0" w:space="0" w:color="auto"/>
          </w:divBdr>
        </w:div>
        <w:div w:id="96758386">
          <w:marLeft w:val="0"/>
          <w:marRight w:val="0"/>
          <w:marTop w:val="0"/>
          <w:marBottom w:val="0"/>
          <w:divBdr>
            <w:top w:val="none" w:sz="0" w:space="0" w:color="auto"/>
            <w:left w:val="none" w:sz="0" w:space="0" w:color="auto"/>
            <w:bottom w:val="none" w:sz="0" w:space="0" w:color="auto"/>
            <w:right w:val="none" w:sz="0" w:space="0" w:color="auto"/>
          </w:divBdr>
        </w:div>
        <w:div w:id="1379352395">
          <w:marLeft w:val="0"/>
          <w:marRight w:val="0"/>
          <w:marTop w:val="0"/>
          <w:marBottom w:val="0"/>
          <w:divBdr>
            <w:top w:val="none" w:sz="0" w:space="0" w:color="auto"/>
            <w:left w:val="none" w:sz="0" w:space="0" w:color="auto"/>
            <w:bottom w:val="none" w:sz="0" w:space="0" w:color="auto"/>
            <w:right w:val="none" w:sz="0" w:space="0" w:color="auto"/>
          </w:divBdr>
        </w:div>
        <w:div w:id="1124424369">
          <w:marLeft w:val="0"/>
          <w:marRight w:val="0"/>
          <w:marTop w:val="0"/>
          <w:marBottom w:val="0"/>
          <w:divBdr>
            <w:top w:val="none" w:sz="0" w:space="0" w:color="auto"/>
            <w:left w:val="none" w:sz="0" w:space="0" w:color="auto"/>
            <w:bottom w:val="none" w:sz="0" w:space="0" w:color="auto"/>
            <w:right w:val="none" w:sz="0" w:space="0" w:color="auto"/>
          </w:divBdr>
        </w:div>
        <w:div w:id="1387683960">
          <w:marLeft w:val="0"/>
          <w:marRight w:val="0"/>
          <w:marTop w:val="0"/>
          <w:marBottom w:val="0"/>
          <w:divBdr>
            <w:top w:val="none" w:sz="0" w:space="0" w:color="auto"/>
            <w:left w:val="none" w:sz="0" w:space="0" w:color="auto"/>
            <w:bottom w:val="none" w:sz="0" w:space="0" w:color="auto"/>
            <w:right w:val="none" w:sz="0" w:space="0" w:color="auto"/>
          </w:divBdr>
        </w:div>
        <w:div w:id="182862546">
          <w:marLeft w:val="0"/>
          <w:marRight w:val="0"/>
          <w:marTop w:val="0"/>
          <w:marBottom w:val="0"/>
          <w:divBdr>
            <w:top w:val="none" w:sz="0" w:space="0" w:color="auto"/>
            <w:left w:val="none" w:sz="0" w:space="0" w:color="auto"/>
            <w:bottom w:val="none" w:sz="0" w:space="0" w:color="auto"/>
            <w:right w:val="none" w:sz="0" w:space="0" w:color="auto"/>
          </w:divBdr>
        </w:div>
        <w:div w:id="22756574">
          <w:marLeft w:val="0"/>
          <w:marRight w:val="0"/>
          <w:marTop w:val="0"/>
          <w:marBottom w:val="0"/>
          <w:divBdr>
            <w:top w:val="none" w:sz="0" w:space="0" w:color="auto"/>
            <w:left w:val="none" w:sz="0" w:space="0" w:color="auto"/>
            <w:bottom w:val="none" w:sz="0" w:space="0" w:color="auto"/>
            <w:right w:val="none" w:sz="0" w:space="0" w:color="auto"/>
          </w:divBdr>
        </w:div>
        <w:div w:id="860357386">
          <w:marLeft w:val="0"/>
          <w:marRight w:val="0"/>
          <w:marTop w:val="0"/>
          <w:marBottom w:val="0"/>
          <w:divBdr>
            <w:top w:val="none" w:sz="0" w:space="0" w:color="auto"/>
            <w:left w:val="none" w:sz="0" w:space="0" w:color="auto"/>
            <w:bottom w:val="none" w:sz="0" w:space="0" w:color="auto"/>
            <w:right w:val="none" w:sz="0" w:space="0" w:color="auto"/>
          </w:divBdr>
        </w:div>
        <w:div w:id="816460661">
          <w:marLeft w:val="0"/>
          <w:marRight w:val="0"/>
          <w:marTop w:val="0"/>
          <w:marBottom w:val="0"/>
          <w:divBdr>
            <w:top w:val="none" w:sz="0" w:space="0" w:color="auto"/>
            <w:left w:val="none" w:sz="0" w:space="0" w:color="auto"/>
            <w:bottom w:val="none" w:sz="0" w:space="0" w:color="auto"/>
            <w:right w:val="none" w:sz="0" w:space="0" w:color="auto"/>
          </w:divBdr>
        </w:div>
        <w:div w:id="471941947">
          <w:marLeft w:val="0"/>
          <w:marRight w:val="0"/>
          <w:marTop w:val="0"/>
          <w:marBottom w:val="0"/>
          <w:divBdr>
            <w:top w:val="none" w:sz="0" w:space="0" w:color="auto"/>
            <w:left w:val="none" w:sz="0" w:space="0" w:color="auto"/>
            <w:bottom w:val="none" w:sz="0" w:space="0" w:color="auto"/>
            <w:right w:val="none" w:sz="0" w:space="0" w:color="auto"/>
          </w:divBdr>
        </w:div>
        <w:div w:id="1396968624">
          <w:marLeft w:val="0"/>
          <w:marRight w:val="0"/>
          <w:marTop w:val="0"/>
          <w:marBottom w:val="0"/>
          <w:divBdr>
            <w:top w:val="none" w:sz="0" w:space="0" w:color="auto"/>
            <w:left w:val="none" w:sz="0" w:space="0" w:color="auto"/>
            <w:bottom w:val="none" w:sz="0" w:space="0" w:color="auto"/>
            <w:right w:val="none" w:sz="0" w:space="0" w:color="auto"/>
          </w:divBdr>
        </w:div>
        <w:div w:id="1011376978">
          <w:marLeft w:val="0"/>
          <w:marRight w:val="0"/>
          <w:marTop w:val="0"/>
          <w:marBottom w:val="0"/>
          <w:divBdr>
            <w:top w:val="none" w:sz="0" w:space="0" w:color="auto"/>
            <w:left w:val="none" w:sz="0" w:space="0" w:color="auto"/>
            <w:bottom w:val="none" w:sz="0" w:space="0" w:color="auto"/>
            <w:right w:val="none" w:sz="0" w:space="0" w:color="auto"/>
          </w:divBdr>
        </w:div>
        <w:div w:id="1854951326">
          <w:marLeft w:val="0"/>
          <w:marRight w:val="0"/>
          <w:marTop w:val="0"/>
          <w:marBottom w:val="0"/>
          <w:divBdr>
            <w:top w:val="none" w:sz="0" w:space="0" w:color="auto"/>
            <w:left w:val="none" w:sz="0" w:space="0" w:color="auto"/>
            <w:bottom w:val="none" w:sz="0" w:space="0" w:color="auto"/>
            <w:right w:val="none" w:sz="0" w:space="0" w:color="auto"/>
          </w:divBdr>
        </w:div>
      </w:divsChild>
    </w:div>
    <w:div w:id="618267517">
      <w:bodyDiv w:val="1"/>
      <w:marLeft w:val="0"/>
      <w:marRight w:val="0"/>
      <w:marTop w:val="0"/>
      <w:marBottom w:val="0"/>
      <w:divBdr>
        <w:top w:val="none" w:sz="0" w:space="0" w:color="auto"/>
        <w:left w:val="none" w:sz="0" w:space="0" w:color="auto"/>
        <w:bottom w:val="none" w:sz="0" w:space="0" w:color="auto"/>
        <w:right w:val="none" w:sz="0" w:space="0" w:color="auto"/>
      </w:divBdr>
    </w:div>
    <w:div w:id="630477056">
      <w:bodyDiv w:val="1"/>
      <w:marLeft w:val="0"/>
      <w:marRight w:val="0"/>
      <w:marTop w:val="0"/>
      <w:marBottom w:val="0"/>
      <w:divBdr>
        <w:top w:val="none" w:sz="0" w:space="0" w:color="auto"/>
        <w:left w:val="none" w:sz="0" w:space="0" w:color="auto"/>
        <w:bottom w:val="none" w:sz="0" w:space="0" w:color="auto"/>
        <w:right w:val="none" w:sz="0" w:space="0" w:color="auto"/>
      </w:divBdr>
    </w:div>
    <w:div w:id="673412033">
      <w:bodyDiv w:val="1"/>
      <w:marLeft w:val="0"/>
      <w:marRight w:val="0"/>
      <w:marTop w:val="0"/>
      <w:marBottom w:val="0"/>
      <w:divBdr>
        <w:top w:val="none" w:sz="0" w:space="0" w:color="auto"/>
        <w:left w:val="none" w:sz="0" w:space="0" w:color="auto"/>
        <w:bottom w:val="none" w:sz="0" w:space="0" w:color="auto"/>
        <w:right w:val="none" w:sz="0" w:space="0" w:color="auto"/>
      </w:divBdr>
    </w:div>
    <w:div w:id="715395707">
      <w:bodyDiv w:val="1"/>
      <w:marLeft w:val="0"/>
      <w:marRight w:val="0"/>
      <w:marTop w:val="0"/>
      <w:marBottom w:val="0"/>
      <w:divBdr>
        <w:top w:val="none" w:sz="0" w:space="0" w:color="auto"/>
        <w:left w:val="none" w:sz="0" w:space="0" w:color="auto"/>
        <w:bottom w:val="none" w:sz="0" w:space="0" w:color="auto"/>
        <w:right w:val="none" w:sz="0" w:space="0" w:color="auto"/>
      </w:divBdr>
      <w:divsChild>
        <w:div w:id="538471460">
          <w:marLeft w:val="0"/>
          <w:marRight w:val="0"/>
          <w:marTop w:val="0"/>
          <w:marBottom w:val="0"/>
          <w:divBdr>
            <w:top w:val="none" w:sz="0" w:space="0" w:color="auto"/>
            <w:left w:val="none" w:sz="0" w:space="0" w:color="auto"/>
            <w:bottom w:val="none" w:sz="0" w:space="0" w:color="auto"/>
            <w:right w:val="none" w:sz="0" w:space="0" w:color="auto"/>
          </w:divBdr>
        </w:div>
        <w:div w:id="922683149">
          <w:marLeft w:val="0"/>
          <w:marRight w:val="0"/>
          <w:marTop w:val="0"/>
          <w:marBottom w:val="0"/>
          <w:divBdr>
            <w:top w:val="none" w:sz="0" w:space="0" w:color="auto"/>
            <w:left w:val="none" w:sz="0" w:space="0" w:color="auto"/>
            <w:bottom w:val="none" w:sz="0" w:space="0" w:color="auto"/>
            <w:right w:val="none" w:sz="0" w:space="0" w:color="auto"/>
          </w:divBdr>
        </w:div>
        <w:div w:id="26028973">
          <w:marLeft w:val="0"/>
          <w:marRight w:val="0"/>
          <w:marTop w:val="0"/>
          <w:marBottom w:val="0"/>
          <w:divBdr>
            <w:top w:val="none" w:sz="0" w:space="0" w:color="auto"/>
            <w:left w:val="none" w:sz="0" w:space="0" w:color="auto"/>
            <w:bottom w:val="none" w:sz="0" w:space="0" w:color="auto"/>
            <w:right w:val="none" w:sz="0" w:space="0" w:color="auto"/>
          </w:divBdr>
        </w:div>
        <w:div w:id="300034994">
          <w:marLeft w:val="0"/>
          <w:marRight w:val="0"/>
          <w:marTop w:val="0"/>
          <w:marBottom w:val="0"/>
          <w:divBdr>
            <w:top w:val="none" w:sz="0" w:space="0" w:color="auto"/>
            <w:left w:val="none" w:sz="0" w:space="0" w:color="auto"/>
            <w:bottom w:val="none" w:sz="0" w:space="0" w:color="auto"/>
            <w:right w:val="none" w:sz="0" w:space="0" w:color="auto"/>
          </w:divBdr>
        </w:div>
        <w:div w:id="1490437600">
          <w:marLeft w:val="0"/>
          <w:marRight w:val="0"/>
          <w:marTop w:val="0"/>
          <w:marBottom w:val="0"/>
          <w:divBdr>
            <w:top w:val="none" w:sz="0" w:space="0" w:color="auto"/>
            <w:left w:val="none" w:sz="0" w:space="0" w:color="auto"/>
            <w:bottom w:val="none" w:sz="0" w:space="0" w:color="auto"/>
            <w:right w:val="none" w:sz="0" w:space="0" w:color="auto"/>
          </w:divBdr>
        </w:div>
        <w:div w:id="884677754">
          <w:marLeft w:val="0"/>
          <w:marRight w:val="0"/>
          <w:marTop w:val="0"/>
          <w:marBottom w:val="0"/>
          <w:divBdr>
            <w:top w:val="none" w:sz="0" w:space="0" w:color="auto"/>
            <w:left w:val="none" w:sz="0" w:space="0" w:color="auto"/>
            <w:bottom w:val="none" w:sz="0" w:space="0" w:color="auto"/>
            <w:right w:val="none" w:sz="0" w:space="0" w:color="auto"/>
          </w:divBdr>
        </w:div>
        <w:div w:id="2081321925">
          <w:marLeft w:val="0"/>
          <w:marRight w:val="0"/>
          <w:marTop w:val="0"/>
          <w:marBottom w:val="0"/>
          <w:divBdr>
            <w:top w:val="none" w:sz="0" w:space="0" w:color="auto"/>
            <w:left w:val="none" w:sz="0" w:space="0" w:color="auto"/>
            <w:bottom w:val="none" w:sz="0" w:space="0" w:color="auto"/>
            <w:right w:val="none" w:sz="0" w:space="0" w:color="auto"/>
          </w:divBdr>
        </w:div>
        <w:div w:id="1713726314">
          <w:marLeft w:val="0"/>
          <w:marRight w:val="0"/>
          <w:marTop w:val="0"/>
          <w:marBottom w:val="0"/>
          <w:divBdr>
            <w:top w:val="none" w:sz="0" w:space="0" w:color="auto"/>
            <w:left w:val="none" w:sz="0" w:space="0" w:color="auto"/>
            <w:bottom w:val="none" w:sz="0" w:space="0" w:color="auto"/>
            <w:right w:val="none" w:sz="0" w:space="0" w:color="auto"/>
          </w:divBdr>
        </w:div>
        <w:div w:id="99111904">
          <w:marLeft w:val="0"/>
          <w:marRight w:val="0"/>
          <w:marTop w:val="0"/>
          <w:marBottom w:val="0"/>
          <w:divBdr>
            <w:top w:val="none" w:sz="0" w:space="0" w:color="auto"/>
            <w:left w:val="none" w:sz="0" w:space="0" w:color="auto"/>
            <w:bottom w:val="none" w:sz="0" w:space="0" w:color="auto"/>
            <w:right w:val="none" w:sz="0" w:space="0" w:color="auto"/>
          </w:divBdr>
        </w:div>
        <w:div w:id="1556350795">
          <w:marLeft w:val="0"/>
          <w:marRight w:val="0"/>
          <w:marTop w:val="0"/>
          <w:marBottom w:val="0"/>
          <w:divBdr>
            <w:top w:val="none" w:sz="0" w:space="0" w:color="auto"/>
            <w:left w:val="none" w:sz="0" w:space="0" w:color="auto"/>
            <w:bottom w:val="none" w:sz="0" w:space="0" w:color="auto"/>
            <w:right w:val="none" w:sz="0" w:space="0" w:color="auto"/>
          </w:divBdr>
        </w:div>
        <w:div w:id="1277566960">
          <w:marLeft w:val="0"/>
          <w:marRight w:val="0"/>
          <w:marTop w:val="0"/>
          <w:marBottom w:val="0"/>
          <w:divBdr>
            <w:top w:val="none" w:sz="0" w:space="0" w:color="auto"/>
            <w:left w:val="none" w:sz="0" w:space="0" w:color="auto"/>
            <w:bottom w:val="none" w:sz="0" w:space="0" w:color="auto"/>
            <w:right w:val="none" w:sz="0" w:space="0" w:color="auto"/>
          </w:divBdr>
        </w:div>
        <w:div w:id="952514377">
          <w:marLeft w:val="0"/>
          <w:marRight w:val="0"/>
          <w:marTop w:val="0"/>
          <w:marBottom w:val="0"/>
          <w:divBdr>
            <w:top w:val="none" w:sz="0" w:space="0" w:color="auto"/>
            <w:left w:val="none" w:sz="0" w:space="0" w:color="auto"/>
            <w:bottom w:val="none" w:sz="0" w:space="0" w:color="auto"/>
            <w:right w:val="none" w:sz="0" w:space="0" w:color="auto"/>
          </w:divBdr>
        </w:div>
        <w:div w:id="1918050453">
          <w:marLeft w:val="0"/>
          <w:marRight w:val="0"/>
          <w:marTop w:val="0"/>
          <w:marBottom w:val="0"/>
          <w:divBdr>
            <w:top w:val="none" w:sz="0" w:space="0" w:color="auto"/>
            <w:left w:val="none" w:sz="0" w:space="0" w:color="auto"/>
            <w:bottom w:val="none" w:sz="0" w:space="0" w:color="auto"/>
            <w:right w:val="none" w:sz="0" w:space="0" w:color="auto"/>
          </w:divBdr>
        </w:div>
        <w:div w:id="170990330">
          <w:marLeft w:val="0"/>
          <w:marRight w:val="0"/>
          <w:marTop w:val="0"/>
          <w:marBottom w:val="0"/>
          <w:divBdr>
            <w:top w:val="none" w:sz="0" w:space="0" w:color="auto"/>
            <w:left w:val="none" w:sz="0" w:space="0" w:color="auto"/>
            <w:bottom w:val="none" w:sz="0" w:space="0" w:color="auto"/>
            <w:right w:val="none" w:sz="0" w:space="0" w:color="auto"/>
          </w:divBdr>
        </w:div>
        <w:div w:id="1847675445">
          <w:marLeft w:val="0"/>
          <w:marRight w:val="0"/>
          <w:marTop w:val="0"/>
          <w:marBottom w:val="0"/>
          <w:divBdr>
            <w:top w:val="none" w:sz="0" w:space="0" w:color="auto"/>
            <w:left w:val="none" w:sz="0" w:space="0" w:color="auto"/>
            <w:bottom w:val="none" w:sz="0" w:space="0" w:color="auto"/>
            <w:right w:val="none" w:sz="0" w:space="0" w:color="auto"/>
          </w:divBdr>
        </w:div>
        <w:div w:id="1883319986">
          <w:marLeft w:val="0"/>
          <w:marRight w:val="0"/>
          <w:marTop w:val="0"/>
          <w:marBottom w:val="0"/>
          <w:divBdr>
            <w:top w:val="none" w:sz="0" w:space="0" w:color="auto"/>
            <w:left w:val="none" w:sz="0" w:space="0" w:color="auto"/>
            <w:bottom w:val="none" w:sz="0" w:space="0" w:color="auto"/>
            <w:right w:val="none" w:sz="0" w:space="0" w:color="auto"/>
          </w:divBdr>
        </w:div>
        <w:div w:id="45448544">
          <w:marLeft w:val="0"/>
          <w:marRight w:val="0"/>
          <w:marTop w:val="0"/>
          <w:marBottom w:val="0"/>
          <w:divBdr>
            <w:top w:val="none" w:sz="0" w:space="0" w:color="auto"/>
            <w:left w:val="none" w:sz="0" w:space="0" w:color="auto"/>
            <w:bottom w:val="none" w:sz="0" w:space="0" w:color="auto"/>
            <w:right w:val="none" w:sz="0" w:space="0" w:color="auto"/>
          </w:divBdr>
        </w:div>
        <w:div w:id="1987514287">
          <w:marLeft w:val="0"/>
          <w:marRight w:val="0"/>
          <w:marTop w:val="0"/>
          <w:marBottom w:val="0"/>
          <w:divBdr>
            <w:top w:val="none" w:sz="0" w:space="0" w:color="auto"/>
            <w:left w:val="none" w:sz="0" w:space="0" w:color="auto"/>
            <w:bottom w:val="none" w:sz="0" w:space="0" w:color="auto"/>
            <w:right w:val="none" w:sz="0" w:space="0" w:color="auto"/>
          </w:divBdr>
        </w:div>
        <w:div w:id="880440041">
          <w:marLeft w:val="0"/>
          <w:marRight w:val="0"/>
          <w:marTop w:val="0"/>
          <w:marBottom w:val="0"/>
          <w:divBdr>
            <w:top w:val="none" w:sz="0" w:space="0" w:color="auto"/>
            <w:left w:val="none" w:sz="0" w:space="0" w:color="auto"/>
            <w:bottom w:val="none" w:sz="0" w:space="0" w:color="auto"/>
            <w:right w:val="none" w:sz="0" w:space="0" w:color="auto"/>
          </w:divBdr>
        </w:div>
        <w:div w:id="1862939554">
          <w:marLeft w:val="0"/>
          <w:marRight w:val="0"/>
          <w:marTop w:val="0"/>
          <w:marBottom w:val="0"/>
          <w:divBdr>
            <w:top w:val="none" w:sz="0" w:space="0" w:color="auto"/>
            <w:left w:val="none" w:sz="0" w:space="0" w:color="auto"/>
            <w:bottom w:val="none" w:sz="0" w:space="0" w:color="auto"/>
            <w:right w:val="none" w:sz="0" w:space="0" w:color="auto"/>
          </w:divBdr>
        </w:div>
        <w:div w:id="1556088522">
          <w:marLeft w:val="0"/>
          <w:marRight w:val="0"/>
          <w:marTop w:val="0"/>
          <w:marBottom w:val="0"/>
          <w:divBdr>
            <w:top w:val="none" w:sz="0" w:space="0" w:color="auto"/>
            <w:left w:val="none" w:sz="0" w:space="0" w:color="auto"/>
            <w:bottom w:val="none" w:sz="0" w:space="0" w:color="auto"/>
            <w:right w:val="none" w:sz="0" w:space="0" w:color="auto"/>
          </w:divBdr>
        </w:div>
        <w:div w:id="129786179">
          <w:marLeft w:val="0"/>
          <w:marRight w:val="0"/>
          <w:marTop w:val="0"/>
          <w:marBottom w:val="0"/>
          <w:divBdr>
            <w:top w:val="none" w:sz="0" w:space="0" w:color="auto"/>
            <w:left w:val="none" w:sz="0" w:space="0" w:color="auto"/>
            <w:bottom w:val="none" w:sz="0" w:space="0" w:color="auto"/>
            <w:right w:val="none" w:sz="0" w:space="0" w:color="auto"/>
          </w:divBdr>
        </w:div>
        <w:div w:id="1666011055">
          <w:marLeft w:val="0"/>
          <w:marRight w:val="0"/>
          <w:marTop w:val="0"/>
          <w:marBottom w:val="0"/>
          <w:divBdr>
            <w:top w:val="none" w:sz="0" w:space="0" w:color="auto"/>
            <w:left w:val="none" w:sz="0" w:space="0" w:color="auto"/>
            <w:bottom w:val="none" w:sz="0" w:space="0" w:color="auto"/>
            <w:right w:val="none" w:sz="0" w:space="0" w:color="auto"/>
          </w:divBdr>
        </w:div>
        <w:div w:id="51781816">
          <w:marLeft w:val="0"/>
          <w:marRight w:val="0"/>
          <w:marTop w:val="0"/>
          <w:marBottom w:val="0"/>
          <w:divBdr>
            <w:top w:val="none" w:sz="0" w:space="0" w:color="auto"/>
            <w:left w:val="none" w:sz="0" w:space="0" w:color="auto"/>
            <w:bottom w:val="none" w:sz="0" w:space="0" w:color="auto"/>
            <w:right w:val="none" w:sz="0" w:space="0" w:color="auto"/>
          </w:divBdr>
        </w:div>
        <w:div w:id="1409377331">
          <w:marLeft w:val="0"/>
          <w:marRight w:val="0"/>
          <w:marTop w:val="0"/>
          <w:marBottom w:val="0"/>
          <w:divBdr>
            <w:top w:val="none" w:sz="0" w:space="0" w:color="auto"/>
            <w:left w:val="none" w:sz="0" w:space="0" w:color="auto"/>
            <w:bottom w:val="none" w:sz="0" w:space="0" w:color="auto"/>
            <w:right w:val="none" w:sz="0" w:space="0" w:color="auto"/>
          </w:divBdr>
        </w:div>
        <w:div w:id="399906126">
          <w:marLeft w:val="0"/>
          <w:marRight w:val="0"/>
          <w:marTop w:val="0"/>
          <w:marBottom w:val="0"/>
          <w:divBdr>
            <w:top w:val="none" w:sz="0" w:space="0" w:color="auto"/>
            <w:left w:val="none" w:sz="0" w:space="0" w:color="auto"/>
            <w:bottom w:val="none" w:sz="0" w:space="0" w:color="auto"/>
            <w:right w:val="none" w:sz="0" w:space="0" w:color="auto"/>
          </w:divBdr>
        </w:div>
        <w:div w:id="1686514187">
          <w:marLeft w:val="0"/>
          <w:marRight w:val="0"/>
          <w:marTop w:val="0"/>
          <w:marBottom w:val="0"/>
          <w:divBdr>
            <w:top w:val="none" w:sz="0" w:space="0" w:color="auto"/>
            <w:left w:val="none" w:sz="0" w:space="0" w:color="auto"/>
            <w:bottom w:val="none" w:sz="0" w:space="0" w:color="auto"/>
            <w:right w:val="none" w:sz="0" w:space="0" w:color="auto"/>
          </w:divBdr>
        </w:div>
        <w:div w:id="175120715">
          <w:marLeft w:val="0"/>
          <w:marRight w:val="0"/>
          <w:marTop w:val="0"/>
          <w:marBottom w:val="0"/>
          <w:divBdr>
            <w:top w:val="none" w:sz="0" w:space="0" w:color="auto"/>
            <w:left w:val="none" w:sz="0" w:space="0" w:color="auto"/>
            <w:bottom w:val="none" w:sz="0" w:space="0" w:color="auto"/>
            <w:right w:val="none" w:sz="0" w:space="0" w:color="auto"/>
          </w:divBdr>
        </w:div>
        <w:div w:id="1054548147">
          <w:marLeft w:val="0"/>
          <w:marRight w:val="0"/>
          <w:marTop w:val="0"/>
          <w:marBottom w:val="0"/>
          <w:divBdr>
            <w:top w:val="none" w:sz="0" w:space="0" w:color="auto"/>
            <w:left w:val="none" w:sz="0" w:space="0" w:color="auto"/>
            <w:bottom w:val="none" w:sz="0" w:space="0" w:color="auto"/>
            <w:right w:val="none" w:sz="0" w:space="0" w:color="auto"/>
          </w:divBdr>
        </w:div>
        <w:div w:id="80029771">
          <w:marLeft w:val="0"/>
          <w:marRight w:val="0"/>
          <w:marTop w:val="0"/>
          <w:marBottom w:val="0"/>
          <w:divBdr>
            <w:top w:val="none" w:sz="0" w:space="0" w:color="auto"/>
            <w:left w:val="none" w:sz="0" w:space="0" w:color="auto"/>
            <w:bottom w:val="none" w:sz="0" w:space="0" w:color="auto"/>
            <w:right w:val="none" w:sz="0" w:space="0" w:color="auto"/>
          </w:divBdr>
        </w:div>
        <w:div w:id="1550876081">
          <w:marLeft w:val="0"/>
          <w:marRight w:val="0"/>
          <w:marTop w:val="0"/>
          <w:marBottom w:val="0"/>
          <w:divBdr>
            <w:top w:val="none" w:sz="0" w:space="0" w:color="auto"/>
            <w:left w:val="none" w:sz="0" w:space="0" w:color="auto"/>
            <w:bottom w:val="none" w:sz="0" w:space="0" w:color="auto"/>
            <w:right w:val="none" w:sz="0" w:space="0" w:color="auto"/>
          </w:divBdr>
        </w:div>
        <w:div w:id="626547278">
          <w:marLeft w:val="0"/>
          <w:marRight w:val="0"/>
          <w:marTop w:val="0"/>
          <w:marBottom w:val="0"/>
          <w:divBdr>
            <w:top w:val="none" w:sz="0" w:space="0" w:color="auto"/>
            <w:left w:val="none" w:sz="0" w:space="0" w:color="auto"/>
            <w:bottom w:val="none" w:sz="0" w:space="0" w:color="auto"/>
            <w:right w:val="none" w:sz="0" w:space="0" w:color="auto"/>
          </w:divBdr>
        </w:div>
        <w:div w:id="115881302">
          <w:marLeft w:val="0"/>
          <w:marRight w:val="0"/>
          <w:marTop w:val="0"/>
          <w:marBottom w:val="0"/>
          <w:divBdr>
            <w:top w:val="none" w:sz="0" w:space="0" w:color="auto"/>
            <w:left w:val="none" w:sz="0" w:space="0" w:color="auto"/>
            <w:bottom w:val="none" w:sz="0" w:space="0" w:color="auto"/>
            <w:right w:val="none" w:sz="0" w:space="0" w:color="auto"/>
          </w:divBdr>
        </w:div>
        <w:div w:id="860775669">
          <w:marLeft w:val="0"/>
          <w:marRight w:val="0"/>
          <w:marTop w:val="0"/>
          <w:marBottom w:val="0"/>
          <w:divBdr>
            <w:top w:val="none" w:sz="0" w:space="0" w:color="auto"/>
            <w:left w:val="none" w:sz="0" w:space="0" w:color="auto"/>
            <w:bottom w:val="none" w:sz="0" w:space="0" w:color="auto"/>
            <w:right w:val="none" w:sz="0" w:space="0" w:color="auto"/>
          </w:divBdr>
        </w:div>
        <w:div w:id="1109470252">
          <w:marLeft w:val="0"/>
          <w:marRight w:val="0"/>
          <w:marTop w:val="0"/>
          <w:marBottom w:val="0"/>
          <w:divBdr>
            <w:top w:val="none" w:sz="0" w:space="0" w:color="auto"/>
            <w:left w:val="none" w:sz="0" w:space="0" w:color="auto"/>
            <w:bottom w:val="none" w:sz="0" w:space="0" w:color="auto"/>
            <w:right w:val="none" w:sz="0" w:space="0" w:color="auto"/>
          </w:divBdr>
        </w:div>
        <w:div w:id="685441343">
          <w:marLeft w:val="0"/>
          <w:marRight w:val="0"/>
          <w:marTop w:val="0"/>
          <w:marBottom w:val="0"/>
          <w:divBdr>
            <w:top w:val="none" w:sz="0" w:space="0" w:color="auto"/>
            <w:left w:val="none" w:sz="0" w:space="0" w:color="auto"/>
            <w:bottom w:val="none" w:sz="0" w:space="0" w:color="auto"/>
            <w:right w:val="none" w:sz="0" w:space="0" w:color="auto"/>
          </w:divBdr>
        </w:div>
        <w:div w:id="1724407719">
          <w:marLeft w:val="0"/>
          <w:marRight w:val="0"/>
          <w:marTop w:val="0"/>
          <w:marBottom w:val="0"/>
          <w:divBdr>
            <w:top w:val="none" w:sz="0" w:space="0" w:color="auto"/>
            <w:left w:val="none" w:sz="0" w:space="0" w:color="auto"/>
            <w:bottom w:val="none" w:sz="0" w:space="0" w:color="auto"/>
            <w:right w:val="none" w:sz="0" w:space="0" w:color="auto"/>
          </w:divBdr>
        </w:div>
        <w:div w:id="1066683652">
          <w:marLeft w:val="0"/>
          <w:marRight w:val="0"/>
          <w:marTop w:val="0"/>
          <w:marBottom w:val="0"/>
          <w:divBdr>
            <w:top w:val="none" w:sz="0" w:space="0" w:color="auto"/>
            <w:left w:val="none" w:sz="0" w:space="0" w:color="auto"/>
            <w:bottom w:val="none" w:sz="0" w:space="0" w:color="auto"/>
            <w:right w:val="none" w:sz="0" w:space="0" w:color="auto"/>
          </w:divBdr>
        </w:div>
      </w:divsChild>
    </w:div>
    <w:div w:id="846482933">
      <w:bodyDiv w:val="1"/>
      <w:marLeft w:val="0"/>
      <w:marRight w:val="0"/>
      <w:marTop w:val="0"/>
      <w:marBottom w:val="0"/>
      <w:divBdr>
        <w:top w:val="none" w:sz="0" w:space="0" w:color="auto"/>
        <w:left w:val="none" w:sz="0" w:space="0" w:color="auto"/>
        <w:bottom w:val="none" w:sz="0" w:space="0" w:color="auto"/>
        <w:right w:val="none" w:sz="0" w:space="0" w:color="auto"/>
      </w:divBdr>
      <w:divsChild>
        <w:div w:id="1993637375">
          <w:marLeft w:val="0"/>
          <w:marRight w:val="0"/>
          <w:marTop w:val="0"/>
          <w:marBottom w:val="0"/>
          <w:divBdr>
            <w:top w:val="none" w:sz="0" w:space="0" w:color="auto"/>
            <w:left w:val="none" w:sz="0" w:space="0" w:color="auto"/>
            <w:bottom w:val="none" w:sz="0" w:space="0" w:color="auto"/>
            <w:right w:val="none" w:sz="0" w:space="0" w:color="auto"/>
          </w:divBdr>
        </w:div>
        <w:div w:id="1145926295">
          <w:marLeft w:val="0"/>
          <w:marRight w:val="0"/>
          <w:marTop w:val="0"/>
          <w:marBottom w:val="0"/>
          <w:divBdr>
            <w:top w:val="none" w:sz="0" w:space="0" w:color="auto"/>
            <w:left w:val="none" w:sz="0" w:space="0" w:color="auto"/>
            <w:bottom w:val="none" w:sz="0" w:space="0" w:color="auto"/>
            <w:right w:val="none" w:sz="0" w:space="0" w:color="auto"/>
          </w:divBdr>
        </w:div>
        <w:div w:id="1143276848">
          <w:marLeft w:val="0"/>
          <w:marRight w:val="0"/>
          <w:marTop w:val="0"/>
          <w:marBottom w:val="0"/>
          <w:divBdr>
            <w:top w:val="none" w:sz="0" w:space="0" w:color="auto"/>
            <w:left w:val="none" w:sz="0" w:space="0" w:color="auto"/>
            <w:bottom w:val="none" w:sz="0" w:space="0" w:color="auto"/>
            <w:right w:val="none" w:sz="0" w:space="0" w:color="auto"/>
          </w:divBdr>
        </w:div>
        <w:div w:id="422532383">
          <w:marLeft w:val="0"/>
          <w:marRight w:val="0"/>
          <w:marTop w:val="0"/>
          <w:marBottom w:val="0"/>
          <w:divBdr>
            <w:top w:val="none" w:sz="0" w:space="0" w:color="auto"/>
            <w:left w:val="none" w:sz="0" w:space="0" w:color="auto"/>
            <w:bottom w:val="none" w:sz="0" w:space="0" w:color="auto"/>
            <w:right w:val="none" w:sz="0" w:space="0" w:color="auto"/>
          </w:divBdr>
        </w:div>
        <w:div w:id="632948006">
          <w:marLeft w:val="0"/>
          <w:marRight w:val="0"/>
          <w:marTop w:val="0"/>
          <w:marBottom w:val="0"/>
          <w:divBdr>
            <w:top w:val="none" w:sz="0" w:space="0" w:color="auto"/>
            <w:left w:val="none" w:sz="0" w:space="0" w:color="auto"/>
            <w:bottom w:val="none" w:sz="0" w:space="0" w:color="auto"/>
            <w:right w:val="none" w:sz="0" w:space="0" w:color="auto"/>
          </w:divBdr>
        </w:div>
        <w:div w:id="156386062">
          <w:marLeft w:val="0"/>
          <w:marRight w:val="0"/>
          <w:marTop w:val="0"/>
          <w:marBottom w:val="0"/>
          <w:divBdr>
            <w:top w:val="none" w:sz="0" w:space="0" w:color="auto"/>
            <w:left w:val="none" w:sz="0" w:space="0" w:color="auto"/>
            <w:bottom w:val="none" w:sz="0" w:space="0" w:color="auto"/>
            <w:right w:val="none" w:sz="0" w:space="0" w:color="auto"/>
          </w:divBdr>
        </w:div>
        <w:div w:id="290325336">
          <w:marLeft w:val="0"/>
          <w:marRight w:val="0"/>
          <w:marTop w:val="0"/>
          <w:marBottom w:val="0"/>
          <w:divBdr>
            <w:top w:val="none" w:sz="0" w:space="0" w:color="auto"/>
            <w:left w:val="none" w:sz="0" w:space="0" w:color="auto"/>
            <w:bottom w:val="none" w:sz="0" w:space="0" w:color="auto"/>
            <w:right w:val="none" w:sz="0" w:space="0" w:color="auto"/>
          </w:divBdr>
        </w:div>
        <w:div w:id="1418164453">
          <w:marLeft w:val="0"/>
          <w:marRight w:val="0"/>
          <w:marTop w:val="0"/>
          <w:marBottom w:val="0"/>
          <w:divBdr>
            <w:top w:val="none" w:sz="0" w:space="0" w:color="auto"/>
            <w:left w:val="none" w:sz="0" w:space="0" w:color="auto"/>
            <w:bottom w:val="none" w:sz="0" w:space="0" w:color="auto"/>
            <w:right w:val="none" w:sz="0" w:space="0" w:color="auto"/>
          </w:divBdr>
        </w:div>
        <w:div w:id="354238453">
          <w:marLeft w:val="0"/>
          <w:marRight w:val="0"/>
          <w:marTop w:val="0"/>
          <w:marBottom w:val="0"/>
          <w:divBdr>
            <w:top w:val="none" w:sz="0" w:space="0" w:color="auto"/>
            <w:left w:val="none" w:sz="0" w:space="0" w:color="auto"/>
            <w:bottom w:val="none" w:sz="0" w:space="0" w:color="auto"/>
            <w:right w:val="none" w:sz="0" w:space="0" w:color="auto"/>
          </w:divBdr>
        </w:div>
        <w:div w:id="1187937907">
          <w:marLeft w:val="0"/>
          <w:marRight w:val="0"/>
          <w:marTop w:val="0"/>
          <w:marBottom w:val="0"/>
          <w:divBdr>
            <w:top w:val="none" w:sz="0" w:space="0" w:color="auto"/>
            <w:left w:val="none" w:sz="0" w:space="0" w:color="auto"/>
            <w:bottom w:val="none" w:sz="0" w:space="0" w:color="auto"/>
            <w:right w:val="none" w:sz="0" w:space="0" w:color="auto"/>
          </w:divBdr>
        </w:div>
        <w:div w:id="998463262">
          <w:marLeft w:val="0"/>
          <w:marRight w:val="0"/>
          <w:marTop w:val="0"/>
          <w:marBottom w:val="0"/>
          <w:divBdr>
            <w:top w:val="none" w:sz="0" w:space="0" w:color="auto"/>
            <w:left w:val="none" w:sz="0" w:space="0" w:color="auto"/>
            <w:bottom w:val="none" w:sz="0" w:space="0" w:color="auto"/>
            <w:right w:val="none" w:sz="0" w:space="0" w:color="auto"/>
          </w:divBdr>
        </w:div>
        <w:div w:id="784496933">
          <w:marLeft w:val="0"/>
          <w:marRight w:val="0"/>
          <w:marTop w:val="0"/>
          <w:marBottom w:val="0"/>
          <w:divBdr>
            <w:top w:val="none" w:sz="0" w:space="0" w:color="auto"/>
            <w:left w:val="none" w:sz="0" w:space="0" w:color="auto"/>
            <w:bottom w:val="none" w:sz="0" w:space="0" w:color="auto"/>
            <w:right w:val="none" w:sz="0" w:space="0" w:color="auto"/>
          </w:divBdr>
        </w:div>
        <w:div w:id="440536625">
          <w:marLeft w:val="0"/>
          <w:marRight w:val="0"/>
          <w:marTop w:val="0"/>
          <w:marBottom w:val="0"/>
          <w:divBdr>
            <w:top w:val="none" w:sz="0" w:space="0" w:color="auto"/>
            <w:left w:val="none" w:sz="0" w:space="0" w:color="auto"/>
            <w:bottom w:val="none" w:sz="0" w:space="0" w:color="auto"/>
            <w:right w:val="none" w:sz="0" w:space="0" w:color="auto"/>
          </w:divBdr>
        </w:div>
        <w:div w:id="206573069">
          <w:marLeft w:val="0"/>
          <w:marRight w:val="0"/>
          <w:marTop w:val="0"/>
          <w:marBottom w:val="0"/>
          <w:divBdr>
            <w:top w:val="none" w:sz="0" w:space="0" w:color="auto"/>
            <w:left w:val="none" w:sz="0" w:space="0" w:color="auto"/>
            <w:bottom w:val="none" w:sz="0" w:space="0" w:color="auto"/>
            <w:right w:val="none" w:sz="0" w:space="0" w:color="auto"/>
          </w:divBdr>
        </w:div>
        <w:div w:id="174881643">
          <w:marLeft w:val="0"/>
          <w:marRight w:val="0"/>
          <w:marTop w:val="0"/>
          <w:marBottom w:val="0"/>
          <w:divBdr>
            <w:top w:val="none" w:sz="0" w:space="0" w:color="auto"/>
            <w:left w:val="none" w:sz="0" w:space="0" w:color="auto"/>
            <w:bottom w:val="none" w:sz="0" w:space="0" w:color="auto"/>
            <w:right w:val="none" w:sz="0" w:space="0" w:color="auto"/>
          </w:divBdr>
        </w:div>
        <w:div w:id="1723597818">
          <w:marLeft w:val="0"/>
          <w:marRight w:val="0"/>
          <w:marTop w:val="0"/>
          <w:marBottom w:val="0"/>
          <w:divBdr>
            <w:top w:val="none" w:sz="0" w:space="0" w:color="auto"/>
            <w:left w:val="none" w:sz="0" w:space="0" w:color="auto"/>
            <w:bottom w:val="none" w:sz="0" w:space="0" w:color="auto"/>
            <w:right w:val="none" w:sz="0" w:space="0" w:color="auto"/>
          </w:divBdr>
        </w:div>
        <w:div w:id="616377248">
          <w:marLeft w:val="0"/>
          <w:marRight w:val="0"/>
          <w:marTop w:val="0"/>
          <w:marBottom w:val="0"/>
          <w:divBdr>
            <w:top w:val="none" w:sz="0" w:space="0" w:color="auto"/>
            <w:left w:val="none" w:sz="0" w:space="0" w:color="auto"/>
            <w:bottom w:val="none" w:sz="0" w:space="0" w:color="auto"/>
            <w:right w:val="none" w:sz="0" w:space="0" w:color="auto"/>
          </w:divBdr>
        </w:div>
      </w:divsChild>
    </w:div>
    <w:div w:id="1151631116">
      <w:bodyDiv w:val="1"/>
      <w:marLeft w:val="0"/>
      <w:marRight w:val="0"/>
      <w:marTop w:val="0"/>
      <w:marBottom w:val="0"/>
      <w:divBdr>
        <w:top w:val="none" w:sz="0" w:space="0" w:color="auto"/>
        <w:left w:val="none" w:sz="0" w:space="0" w:color="auto"/>
        <w:bottom w:val="none" w:sz="0" w:space="0" w:color="auto"/>
        <w:right w:val="none" w:sz="0" w:space="0" w:color="auto"/>
      </w:divBdr>
    </w:div>
    <w:div w:id="1179271538">
      <w:bodyDiv w:val="1"/>
      <w:marLeft w:val="0"/>
      <w:marRight w:val="0"/>
      <w:marTop w:val="0"/>
      <w:marBottom w:val="0"/>
      <w:divBdr>
        <w:top w:val="none" w:sz="0" w:space="0" w:color="auto"/>
        <w:left w:val="none" w:sz="0" w:space="0" w:color="auto"/>
        <w:bottom w:val="none" w:sz="0" w:space="0" w:color="auto"/>
        <w:right w:val="none" w:sz="0" w:space="0" w:color="auto"/>
      </w:divBdr>
    </w:div>
    <w:div w:id="1503008092">
      <w:bodyDiv w:val="1"/>
      <w:marLeft w:val="0"/>
      <w:marRight w:val="0"/>
      <w:marTop w:val="0"/>
      <w:marBottom w:val="0"/>
      <w:divBdr>
        <w:top w:val="none" w:sz="0" w:space="0" w:color="auto"/>
        <w:left w:val="none" w:sz="0" w:space="0" w:color="auto"/>
        <w:bottom w:val="none" w:sz="0" w:space="0" w:color="auto"/>
        <w:right w:val="none" w:sz="0" w:space="0" w:color="auto"/>
      </w:divBdr>
      <w:divsChild>
        <w:div w:id="1054738021">
          <w:marLeft w:val="0"/>
          <w:marRight w:val="0"/>
          <w:marTop w:val="0"/>
          <w:marBottom w:val="0"/>
          <w:divBdr>
            <w:top w:val="none" w:sz="0" w:space="0" w:color="auto"/>
            <w:left w:val="none" w:sz="0" w:space="0" w:color="auto"/>
            <w:bottom w:val="none" w:sz="0" w:space="0" w:color="auto"/>
            <w:right w:val="none" w:sz="0" w:space="0" w:color="auto"/>
          </w:divBdr>
        </w:div>
        <w:div w:id="1475373214">
          <w:marLeft w:val="0"/>
          <w:marRight w:val="0"/>
          <w:marTop w:val="0"/>
          <w:marBottom w:val="0"/>
          <w:divBdr>
            <w:top w:val="none" w:sz="0" w:space="0" w:color="auto"/>
            <w:left w:val="none" w:sz="0" w:space="0" w:color="auto"/>
            <w:bottom w:val="none" w:sz="0" w:space="0" w:color="auto"/>
            <w:right w:val="none" w:sz="0" w:space="0" w:color="auto"/>
          </w:divBdr>
        </w:div>
        <w:div w:id="589772136">
          <w:marLeft w:val="0"/>
          <w:marRight w:val="0"/>
          <w:marTop w:val="0"/>
          <w:marBottom w:val="0"/>
          <w:divBdr>
            <w:top w:val="none" w:sz="0" w:space="0" w:color="auto"/>
            <w:left w:val="none" w:sz="0" w:space="0" w:color="auto"/>
            <w:bottom w:val="none" w:sz="0" w:space="0" w:color="auto"/>
            <w:right w:val="none" w:sz="0" w:space="0" w:color="auto"/>
          </w:divBdr>
        </w:div>
        <w:div w:id="1616252718">
          <w:marLeft w:val="0"/>
          <w:marRight w:val="0"/>
          <w:marTop w:val="0"/>
          <w:marBottom w:val="0"/>
          <w:divBdr>
            <w:top w:val="none" w:sz="0" w:space="0" w:color="auto"/>
            <w:left w:val="none" w:sz="0" w:space="0" w:color="auto"/>
            <w:bottom w:val="none" w:sz="0" w:space="0" w:color="auto"/>
            <w:right w:val="none" w:sz="0" w:space="0" w:color="auto"/>
          </w:divBdr>
        </w:div>
        <w:div w:id="1536894337">
          <w:marLeft w:val="0"/>
          <w:marRight w:val="0"/>
          <w:marTop w:val="0"/>
          <w:marBottom w:val="0"/>
          <w:divBdr>
            <w:top w:val="none" w:sz="0" w:space="0" w:color="auto"/>
            <w:left w:val="none" w:sz="0" w:space="0" w:color="auto"/>
            <w:bottom w:val="none" w:sz="0" w:space="0" w:color="auto"/>
            <w:right w:val="none" w:sz="0" w:space="0" w:color="auto"/>
          </w:divBdr>
        </w:div>
        <w:div w:id="1228373963">
          <w:marLeft w:val="0"/>
          <w:marRight w:val="0"/>
          <w:marTop w:val="0"/>
          <w:marBottom w:val="0"/>
          <w:divBdr>
            <w:top w:val="none" w:sz="0" w:space="0" w:color="auto"/>
            <w:left w:val="none" w:sz="0" w:space="0" w:color="auto"/>
            <w:bottom w:val="none" w:sz="0" w:space="0" w:color="auto"/>
            <w:right w:val="none" w:sz="0" w:space="0" w:color="auto"/>
          </w:divBdr>
        </w:div>
        <w:div w:id="995576362">
          <w:marLeft w:val="0"/>
          <w:marRight w:val="0"/>
          <w:marTop w:val="0"/>
          <w:marBottom w:val="0"/>
          <w:divBdr>
            <w:top w:val="none" w:sz="0" w:space="0" w:color="auto"/>
            <w:left w:val="none" w:sz="0" w:space="0" w:color="auto"/>
            <w:bottom w:val="none" w:sz="0" w:space="0" w:color="auto"/>
            <w:right w:val="none" w:sz="0" w:space="0" w:color="auto"/>
          </w:divBdr>
        </w:div>
        <w:div w:id="1352024183">
          <w:marLeft w:val="0"/>
          <w:marRight w:val="0"/>
          <w:marTop w:val="0"/>
          <w:marBottom w:val="0"/>
          <w:divBdr>
            <w:top w:val="none" w:sz="0" w:space="0" w:color="auto"/>
            <w:left w:val="none" w:sz="0" w:space="0" w:color="auto"/>
            <w:bottom w:val="none" w:sz="0" w:space="0" w:color="auto"/>
            <w:right w:val="none" w:sz="0" w:space="0" w:color="auto"/>
          </w:divBdr>
        </w:div>
        <w:div w:id="580019763">
          <w:marLeft w:val="0"/>
          <w:marRight w:val="0"/>
          <w:marTop w:val="0"/>
          <w:marBottom w:val="0"/>
          <w:divBdr>
            <w:top w:val="none" w:sz="0" w:space="0" w:color="auto"/>
            <w:left w:val="none" w:sz="0" w:space="0" w:color="auto"/>
            <w:bottom w:val="none" w:sz="0" w:space="0" w:color="auto"/>
            <w:right w:val="none" w:sz="0" w:space="0" w:color="auto"/>
          </w:divBdr>
        </w:div>
        <w:div w:id="1627542556">
          <w:marLeft w:val="0"/>
          <w:marRight w:val="0"/>
          <w:marTop w:val="0"/>
          <w:marBottom w:val="0"/>
          <w:divBdr>
            <w:top w:val="none" w:sz="0" w:space="0" w:color="auto"/>
            <w:left w:val="none" w:sz="0" w:space="0" w:color="auto"/>
            <w:bottom w:val="none" w:sz="0" w:space="0" w:color="auto"/>
            <w:right w:val="none" w:sz="0" w:space="0" w:color="auto"/>
          </w:divBdr>
        </w:div>
        <w:div w:id="1689329564">
          <w:marLeft w:val="0"/>
          <w:marRight w:val="0"/>
          <w:marTop w:val="0"/>
          <w:marBottom w:val="0"/>
          <w:divBdr>
            <w:top w:val="none" w:sz="0" w:space="0" w:color="auto"/>
            <w:left w:val="none" w:sz="0" w:space="0" w:color="auto"/>
            <w:bottom w:val="none" w:sz="0" w:space="0" w:color="auto"/>
            <w:right w:val="none" w:sz="0" w:space="0" w:color="auto"/>
          </w:divBdr>
        </w:div>
        <w:div w:id="1197699567">
          <w:marLeft w:val="0"/>
          <w:marRight w:val="0"/>
          <w:marTop w:val="0"/>
          <w:marBottom w:val="0"/>
          <w:divBdr>
            <w:top w:val="none" w:sz="0" w:space="0" w:color="auto"/>
            <w:left w:val="none" w:sz="0" w:space="0" w:color="auto"/>
            <w:bottom w:val="none" w:sz="0" w:space="0" w:color="auto"/>
            <w:right w:val="none" w:sz="0" w:space="0" w:color="auto"/>
          </w:divBdr>
        </w:div>
        <w:div w:id="237250824">
          <w:marLeft w:val="0"/>
          <w:marRight w:val="0"/>
          <w:marTop w:val="0"/>
          <w:marBottom w:val="0"/>
          <w:divBdr>
            <w:top w:val="none" w:sz="0" w:space="0" w:color="auto"/>
            <w:left w:val="none" w:sz="0" w:space="0" w:color="auto"/>
            <w:bottom w:val="none" w:sz="0" w:space="0" w:color="auto"/>
            <w:right w:val="none" w:sz="0" w:space="0" w:color="auto"/>
          </w:divBdr>
        </w:div>
        <w:div w:id="738334452">
          <w:marLeft w:val="0"/>
          <w:marRight w:val="0"/>
          <w:marTop w:val="0"/>
          <w:marBottom w:val="0"/>
          <w:divBdr>
            <w:top w:val="none" w:sz="0" w:space="0" w:color="auto"/>
            <w:left w:val="none" w:sz="0" w:space="0" w:color="auto"/>
            <w:bottom w:val="none" w:sz="0" w:space="0" w:color="auto"/>
            <w:right w:val="none" w:sz="0" w:space="0" w:color="auto"/>
          </w:divBdr>
        </w:div>
        <w:div w:id="687292155">
          <w:marLeft w:val="0"/>
          <w:marRight w:val="0"/>
          <w:marTop w:val="0"/>
          <w:marBottom w:val="0"/>
          <w:divBdr>
            <w:top w:val="none" w:sz="0" w:space="0" w:color="auto"/>
            <w:left w:val="none" w:sz="0" w:space="0" w:color="auto"/>
            <w:bottom w:val="none" w:sz="0" w:space="0" w:color="auto"/>
            <w:right w:val="none" w:sz="0" w:space="0" w:color="auto"/>
          </w:divBdr>
        </w:div>
        <w:div w:id="1323509824">
          <w:marLeft w:val="0"/>
          <w:marRight w:val="0"/>
          <w:marTop w:val="0"/>
          <w:marBottom w:val="0"/>
          <w:divBdr>
            <w:top w:val="none" w:sz="0" w:space="0" w:color="auto"/>
            <w:left w:val="none" w:sz="0" w:space="0" w:color="auto"/>
            <w:bottom w:val="none" w:sz="0" w:space="0" w:color="auto"/>
            <w:right w:val="none" w:sz="0" w:space="0" w:color="auto"/>
          </w:divBdr>
        </w:div>
        <w:div w:id="1002050234">
          <w:marLeft w:val="0"/>
          <w:marRight w:val="0"/>
          <w:marTop w:val="0"/>
          <w:marBottom w:val="0"/>
          <w:divBdr>
            <w:top w:val="none" w:sz="0" w:space="0" w:color="auto"/>
            <w:left w:val="none" w:sz="0" w:space="0" w:color="auto"/>
            <w:bottom w:val="none" w:sz="0" w:space="0" w:color="auto"/>
            <w:right w:val="none" w:sz="0" w:space="0" w:color="auto"/>
          </w:divBdr>
        </w:div>
        <w:div w:id="1678145774">
          <w:marLeft w:val="0"/>
          <w:marRight w:val="0"/>
          <w:marTop w:val="0"/>
          <w:marBottom w:val="0"/>
          <w:divBdr>
            <w:top w:val="none" w:sz="0" w:space="0" w:color="auto"/>
            <w:left w:val="none" w:sz="0" w:space="0" w:color="auto"/>
            <w:bottom w:val="none" w:sz="0" w:space="0" w:color="auto"/>
            <w:right w:val="none" w:sz="0" w:space="0" w:color="auto"/>
          </w:divBdr>
        </w:div>
        <w:div w:id="1930918800">
          <w:marLeft w:val="0"/>
          <w:marRight w:val="0"/>
          <w:marTop w:val="0"/>
          <w:marBottom w:val="0"/>
          <w:divBdr>
            <w:top w:val="none" w:sz="0" w:space="0" w:color="auto"/>
            <w:left w:val="none" w:sz="0" w:space="0" w:color="auto"/>
            <w:bottom w:val="none" w:sz="0" w:space="0" w:color="auto"/>
            <w:right w:val="none" w:sz="0" w:space="0" w:color="auto"/>
          </w:divBdr>
        </w:div>
        <w:div w:id="1794210474">
          <w:marLeft w:val="0"/>
          <w:marRight w:val="0"/>
          <w:marTop w:val="0"/>
          <w:marBottom w:val="0"/>
          <w:divBdr>
            <w:top w:val="none" w:sz="0" w:space="0" w:color="auto"/>
            <w:left w:val="none" w:sz="0" w:space="0" w:color="auto"/>
            <w:bottom w:val="none" w:sz="0" w:space="0" w:color="auto"/>
            <w:right w:val="none" w:sz="0" w:space="0" w:color="auto"/>
          </w:divBdr>
        </w:div>
        <w:div w:id="2063286083">
          <w:marLeft w:val="0"/>
          <w:marRight w:val="0"/>
          <w:marTop w:val="0"/>
          <w:marBottom w:val="0"/>
          <w:divBdr>
            <w:top w:val="none" w:sz="0" w:space="0" w:color="auto"/>
            <w:left w:val="none" w:sz="0" w:space="0" w:color="auto"/>
            <w:bottom w:val="none" w:sz="0" w:space="0" w:color="auto"/>
            <w:right w:val="none" w:sz="0" w:space="0" w:color="auto"/>
          </w:divBdr>
        </w:div>
        <w:div w:id="2087148086">
          <w:marLeft w:val="0"/>
          <w:marRight w:val="0"/>
          <w:marTop w:val="0"/>
          <w:marBottom w:val="0"/>
          <w:divBdr>
            <w:top w:val="none" w:sz="0" w:space="0" w:color="auto"/>
            <w:left w:val="none" w:sz="0" w:space="0" w:color="auto"/>
            <w:bottom w:val="none" w:sz="0" w:space="0" w:color="auto"/>
            <w:right w:val="none" w:sz="0" w:space="0" w:color="auto"/>
          </w:divBdr>
        </w:div>
        <w:div w:id="1781992463">
          <w:marLeft w:val="0"/>
          <w:marRight w:val="0"/>
          <w:marTop w:val="0"/>
          <w:marBottom w:val="0"/>
          <w:divBdr>
            <w:top w:val="none" w:sz="0" w:space="0" w:color="auto"/>
            <w:left w:val="none" w:sz="0" w:space="0" w:color="auto"/>
            <w:bottom w:val="none" w:sz="0" w:space="0" w:color="auto"/>
            <w:right w:val="none" w:sz="0" w:space="0" w:color="auto"/>
          </w:divBdr>
        </w:div>
        <w:div w:id="588545335">
          <w:marLeft w:val="0"/>
          <w:marRight w:val="0"/>
          <w:marTop w:val="0"/>
          <w:marBottom w:val="0"/>
          <w:divBdr>
            <w:top w:val="none" w:sz="0" w:space="0" w:color="auto"/>
            <w:left w:val="none" w:sz="0" w:space="0" w:color="auto"/>
            <w:bottom w:val="none" w:sz="0" w:space="0" w:color="auto"/>
            <w:right w:val="none" w:sz="0" w:space="0" w:color="auto"/>
          </w:divBdr>
        </w:div>
        <w:div w:id="1131289508">
          <w:marLeft w:val="0"/>
          <w:marRight w:val="0"/>
          <w:marTop w:val="0"/>
          <w:marBottom w:val="0"/>
          <w:divBdr>
            <w:top w:val="none" w:sz="0" w:space="0" w:color="auto"/>
            <w:left w:val="none" w:sz="0" w:space="0" w:color="auto"/>
            <w:bottom w:val="none" w:sz="0" w:space="0" w:color="auto"/>
            <w:right w:val="none" w:sz="0" w:space="0" w:color="auto"/>
          </w:divBdr>
        </w:div>
        <w:div w:id="59259306">
          <w:marLeft w:val="0"/>
          <w:marRight w:val="0"/>
          <w:marTop w:val="0"/>
          <w:marBottom w:val="0"/>
          <w:divBdr>
            <w:top w:val="none" w:sz="0" w:space="0" w:color="auto"/>
            <w:left w:val="none" w:sz="0" w:space="0" w:color="auto"/>
            <w:bottom w:val="none" w:sz="0" w:space="0" w:color="auto"/>
            <w:right w:val="none" w:sz="0" w:space="0" w:color="auto"/>
          </w:divBdr>
        </w:div>
        <w:div w:id="942228953">
          <w:marLeft w:val="0"/>
          <w:marRight w:val="0"/>
          <w:marTop w:val="0"/>
          <w:marBottom w:val="0"/>
          <w:divBdr>
            <w:top w:val="none" w:sz="0" w:space="0" w:color="auto"/>
            <w:left w:val="none" w:sz="0" w:space="0" w:color="auto"/>
            <w:bottom w:val="none" w:sz="0" w:space="0" w:color="auto"/>
            <w:right w:val="none" w:sz="0" w:space="0" w:color="auto"/>
          </w:divBdr>
        </w:div>
        <w:div w:id="800463442">
          <w:marLeft w:val="0"/>
          <w:marRight w:val="0"/>
          <w:marTop w:val="0"/>
          <w:marBottom w:val="0"/>
          <w:divBdr>
            <w:top w:val="none" w:sz="0" w:space="0" w:color="auto"/>
            <w:left w:val="none" w:sz="0" w:space="0" w:color="auto"/>
            <w:bottom w:val="none" w:sz="0" w:space="0" w:color="auto"/>
            <w:right w:val="none" w:sz="0" w:space="0" w:color="auto"/>
          </w:divBdr>
        </w:div>
        <w:div w:id="1341009242">
          <w:marLeft w:val="0"/>
          <w:marRight w:val="0"/>
          <w:marTop w:val="0"/>
          <w:marBottom w:val="0"/>
          <w:divBdr>
            <w:top w:val="none" w:sz="0" w:space="0" w:color="auto"/>
            <w:left w:val="none" w:sz="0" w:space="0" w:color="auto"/>
            <w:bottom w:val="none" w:sz="0" w:space="0" w:color="auto"/>
            <w:right w:val="none" w:sz="0" w:space="0" w:color="auto"/>
          </w:divBdr>
        </w:div>
      </w:divsChild>
    </w:div>
    <w:div w:id="1514034162">
      <w:bodyDiv w:val="1"/>
      <w:marLeft w:val="0"/>
      <w:marRight w:val="0"/>
      <w:marTop w:val="0"/>
      <w:marBottom w:val="0"/>
      <w:divBdr>
        <w:top w:val="none" w:sz="0" w:space="0" w:color="auto"/>
        <w:left w:val="none" w:sz="0" w:space="0" w:color="auto"/>
        <w:bottom w:val="none" w:sz="0" w:space="0" w:color="auto"/>
        <w:right w:val="none" w:sz="0" w:space="0" w:color="auto"/>
      </w:divBdr>
    </w:div>
    <w:div w:id="1594321937">
      <w:bodyDiv w:val="1"/>
      <w:marLeft w:val="0"/>
      <w:marRight w:val="0"/>
      <w:marTop w:val="0"/>
      <w:marBottom w:val="0"/>
      <w:divBdr>
        <w:top w:val="none" w:sz="0" w:space="0" w:color="auto"/>
        <w:left w:val="none" w:sz="0" w:space="0" w:color="auto"/>
        <w:bottom w:val="none" w:sz="0" w:space="0" w:color="auto"/>
        <w:right w:val="none" w:sz="0" w:space="0" w:color="auto"/>
      </w:divBdr>
    </w:div>
    <w:div w:id="1906405676">
      <w:bodyDiv w:val="1"/>
      <w:marLeft w:val="0"/>
      <w:marRight w:val="0"/>
      <w:marTop w:val="0"/>
      <w:marBottom w:val="0"/>
      <w:divBdr>
        <w:top w:val="none" w:sz="0" w:space="0" w:color="auto"/>
        <w:left w:val="none" w:sz="0" w:space="0" w:color="auto"/>
        <w:bottom w:val="none" w:sz="0" w:space="0" w:color="auto"/>
        <w:right w:val="none" w:sz="0" w:space="0" w:color="auto"/>
      </w:divBdr>
    </w:div>
    <w:div w:id="2011323086">
      <w:bodyDiv w:val="1"/>
      <w:marLeft w:val="0"/>
      <w:marRight w:val="0"/>
      <w:marTop w:val="0"/>
      <w:marBottom w:val="0"/>
      <w:divBdr>
        <w:top w:val="none" w:sz="0" w:space="0" w:color="auto"/>
        <w:left w:val="none" w:sz="0" w:space="0" w:color="auto"/>
        <w:bottom w:val="none" w:sz="0" w:space="0" w:color="auto"/>
        <w:right w:val="none" w:sz="0" w:space="0" w:color="auto"/>
      </w:divBdr>
      <w:divsChild>
        <w:div w:id="945963377">
          <w:marLeft w:val="0"/>
          <w:marRight w:val="0"/>
          <w:marTop w:val="0"/>
          <w:marBottom w:val="0"/>
          <w:divBdr>
            <w:top w:val="none" w:sz="0" w:space="0" w:color="auto"/>
            <w:left w:val="none" w:sz="0" w:space="0" w:color="auto"/>
            <w:bottom w:val="none" w:sz="0" w:space="0" w:color="auto"/>
            <w:right w:val="none" w:sz="0" w:space="0" w:color="auto"/>
          </w:divBdr>
        </w:div>
        <w:div w:id="483743011">
          <w:marLeft w:val="0"/>
          <w:marRight w:val="0"/>
          <w:marTop w:val="0"/>
          <w:marBottom w:val="0"/>
          <w:divBdr>
            <w:top w:val="none" w:sz="0" w:space="0" w:color="auto"/>
            <w:left w:val="none" w:sz="0" w:space="0" w:color="auto"/>
            <w:bottom w:val="none" w:sz="0" w:space="0" w:color="auto"/>
            <w:right w:val="none" w:sz="0" w:space="0" w:color="auto"/>
          </w:divBdr>
        </w:div>
        <w:div w:id="949242802">
          <w:marLeft w:val="0"/>
          <w:marRight w:val="0"/>
          <w:marTop w:val="0"/>
          <w:marBottom w:val="0"/>
          <w:divBdr>
            <w:top w:val="none" w:sz="0" w:space="0" w:color="auto"/>
            <w:left w:val="none" w:sz="0" w:space="0" w:color="auto"/>
            <w:bottom w:val="none" w:sz="0" w:space="0" w:color="auto"/>
            <w:right w:val="none" w:sz="0" w:space="0" w:color="auto"/>
          </w:divBdr>
        </w:div>
        <w:div w:id="267780437">
          <w:marLeft w:val="0"/>
          <w:marRight w:val="0"/>
          <w:marTop w:val="0"/>
          <w:marBottom w:val="0"/>
          <w:divBdr>
            <w:top w:val="none" w:sz="0" w:space="0" w:color="auto"/>
            <w:left w:val="none" w:sz="0" w:space="0" w:color="auto"/>
            <w:bottom w:val="none" w:sz="0" w:space="0" w:color="auto"/>
            <w:right w:val="none" w:sz="0" w:space="0" w:color="auto"/>
          </w:divBdr>
        </w:div>
        <w:div w:id="853231221">
          <w:marLeft w:val="0"/>
          <w:marRight w:val="0"/>
          <w:marTop w:val="0"/>
          <w:marBottom w:val="0"/>
          <w:divBdr>
            <w:top w:val="none" w:sz="0" w:space="0" w:color="auto"/>
            <w:left w:val="none" w:sz="0" w:space="0" w:color="auto"/>
            <w:bottom w:val="none" w:sz="0" w:space="0" w:color="auto"/>
            <w:right w:val="none" w:sz="0" w:space="0" w:color="auto"/>
          </w:divBdr>
        </w:div>
        <w:div w:id="592864732">
          <w:marLeft w:val="0"/>
          <w:marRight w:val="0"/>
          <w:marTop w:val="0"/>
          <w:marBottom w:val="0"/>
          <w:divBdr>
            <w:top w:val="none" w:sz="0" w:space="0" w:color="auto"/>
            <w:left w:val="none" w:sz="0" w:space="0" w:color="auto"/>
            <w:bottom w:val="none" w:sz="0" w:space="0" w:color="auto"/>
            <w:right w:val="none" w:sz="0" w:space="0" w:color="auto"/>
          </w:divBdr>
        </w:div>
        <w:div w:id="1307513968">
          <w:marLeft w:val="0"/>
          <w:marRight w:val="0"/>
          <w:marTop w:val="0"/>
          <w:marBottom w:val="0"/>
          <w:divBdr>
            <w:top w:val="none" w:sz="0" w:space="0" w:color="auto"/>
            <w:left w:val="none" w:sz="0" w:space="0" w:color="auto"/>
            <w:bottom w:val="none" w:sz="0" w:space="0" w:color="auto"/>
            <w:right w:val="none" w:sz="0" w:space="0" w:color="auto"/>
          </w:divBdr>
        </w:div>
        <w:div w:id="463930958">
          <w:marLeft w:val="0"/>
          <w:marRight w:val="0"/>
          <w:marTop w:val="0"/>
          <w:marBottom w:val="0"/>
          <w:divBdr>
            <w:top w:val="none" w:sz="0" w:space="0" w:color="auto"/>
            <w:left w:val="none" w:sz="0" w:space="0" w:color="auto"/>
            <w:bottom w:val="none" w:sz="0" w:space="0" w:color="auto"/>
            <w:right w:val="none" w:sz="0" w:space="0" w:color="auto"/>
          </w:divBdr>
        </w:div>
        <w:div w:id="1470975790">
          <w:marLeft w:val="0"/>
          <w:marRight w:val="0"/>
          <w:marTop w:val="0"/>
          <w:marBottom w:val="0"/>
          <w:divBdr>
            <w:top w:val="none" w:sz="0" w:space="0" w:color="auto"/>
            <w:left w:val="none" w:sz="0" w:space="0" w:color="auto"/>
            <w:bottom w:val="none" w:sz="0" w:space="0" w:color="auto"/>
            <w:right w:val="none" w:sz="0" w:space="0" w:color="auto"/>
          </w:divBdr>
        </w:div>
        <w:div w:id="826045977">
          <w:marLeft w:val="0"/>
          <w:marRight w:val="0"/>
          <w:marTop w:val="0"/>
          <w:marBottom w:val="0"/>
          <w:divBdr>
            <w:top w:val="none" w:sz="0" w:space="0" w:color="auto"/>
            <w:left w:val="none" w:sz="0" w:space="0" w:color="auto"/>
            <w:bottom w:val="none" w:sz="0" w:space="0" w:color="auto"/>
            <w:right w:val="none" w:sz="0" w:space="0" w:color="auto"/>
          </w:divBdr>
        </w:div>
        <w:div w:id="1260869697">
          <w:marLeft w:val="0"/>
          <w:marRight w:val="0"/>
          <w:marTop w:val="0"/>
          <w:marBottom w:val="0"/>
          <w:divBdr>
            <w:top w:val="none" w:sz="0" w:space="0" w:color="auto"/>
            <w:left w:val="none" w:sz="0" w:space="0" w:color="auto"/>
            <w:bottom w:val="none" w:sz="0" w:space="0" w:color="auto"/>
            <w:right w:val="none" w:sz="0" w:space="0" w:color="auto"/>
          </w:divBdr>
        </w:div>
        <w:div w:id="1694770682">
          <w:marLeft w:val="0"/>
          <w:marRight w:val="0"/>
          <w:marTop w:val="0"/>
          <w:marBottom w:val="0"/>
          <w:divBdr>
            <w:top w:val="none" w:sz="0" w:space="0" w:color="auto"/>
            <w:left w:val="none" w:sz="0" w:space="0" w:color="auto"/>
            <w:bottom w:val="none" w:sz="0" w:space="0" w:color="auto"/>
            <w:right w:val="none" w:sz="0" w:space="0" w:color="auto"/>
          </w:divBdr>
        </w:div>
        <w:div w:id="2132245597">
          <w:marLeft w:val="0"/>
          <w:marRight w:val="0"/>
          <w:marTop w:val="0"/>
          <w:marBottom w:val="0"/>
          <w:divBdr>
            <w:top w:val="none" w:sz="0" w:space="0" w:color="auto"/>
            <w:left w:val="none" w:sz="0" w:space="0" w:color="auto"/>
            <w:bottom w:val="none" w:sz="0" w:space="0" w:color="auto"/>
            <w:right w:val="none" w:sz="0" w:space="0" w:color="auto"/>
          </w:divBdr>
        </w:div>
        <w:div w:id="598024549">
          <w:marLeft w:val="0"/>
          <w:marRight w:val="0"/>
          <w:marTop w:val="0"/>
          <w:marBottom w:val="0"/>
          <w:divBdr>
            <w:top w:val="none" w:sz="0" w:space="0" w:color="auto"/>
            <w:left w:val="none" w:sz="0" w:space="0" w:color="auto"/>
            <w:bottom w:val="none" w:sz="0" w:space="0" w:color="auto"/>
            <w:right w:val="none" w:sz="0" w:space="0" w:color="auto"/>
          </w:divBdr>
        </w:div>
        <w:div w:id="1057319831">
          <w:marLeft w:val="0"/>
          <w:marRight w:val="0"/>
          <w:marTop w:val="0"/>
          <w:marBottom w:val="0"/>
          <w:divBdr>
            <w:top w:val="none" w:sz="0" w:space="0" w:color="auto"/>
            <w:left w:val="none" w:sz="0" w:space="0" w:color="auto"/>
            <w:bottom w:val="none" w:sz="0" w:space="0" w:color="auto"/>
            <w:right w:val="none" w:sz="0" w:space="0" w:color="auto"/>
          </w:divBdr>
        </w:div>
        <w:div w:id="912083336">
          <w:marLeft w:val="0"/>
          <w:marRight w:val="0"/>
          <w:marTop w:val="0"/>
          <w:marBottom w:val="0"/>
          <w:divBdr>
            <w:top w:val="none" w:sz="0" w:space="0" w:color="auto"/>
            <w:left w:val="none" w:sz="0" w:space="0" w:color="auto"/>
            <w:bottom w:val="none" w:sz="0" w:space="0" w:color="auto"/>
            <w:right w:val="none" w:sz="0" w:space="0" w:color="auto"/>
          </w:divBdr>
        </w:div>
        <w:div w:id="21781803">
          <w:marLeft w:val="0"/>
          <w:marRight w:val="0"/>
          <w:marTop w:val="0"/>
          <w:marBottom w:val="0"/>
          <w:divBdr>
            <w:top w:val="none" w:sz="0" w:space="0" w:color="auto"/>
            <w:left w:val="none" w:sz="0" w:space="0" w:color="auto"/>
            <w:bottom w:val="none" w:sz="0" w:space="0" w:color="auto"/>
            <w:right w:val="none" w:sz="0" w:space="0" w:color="auto"/>
          </w:divBdr>
        </w:div>
        <w:div w:id="1396007642">
          <w:marLeft w:val="0"/>
          <w:marRight w:val="0"/>
          <w:marTop w:val="0"/>
          <w:marBottom w:val="0"/>
          <w:divBdr>
            <w:top w:val="none" w:sz="0" w:space="0" w:color="auto"/>
            <w:left w:val="none" w:sz="0" w:space="0" w:color="auto"/>
            <w:bottom w:val="none" w:sz="0" w:space="0" w:color="auto"/>
            <w:right w:val="none" w:sz="0" w:space="0" w:color="auto"/>
          </w:divBdr>
        </w:div>
        <w:div w:id="1612470898">
          <w:marLeft w:val="0"/>
          <w:marRight w:val="0"/>
          <w:marTop w:val="0"/>
          <w:marBottom w:val="0"/>
          <w:divBdr>
            <w:top w:val="none" w:sz="0" w:space="0" w:color="auto"/>
            <w:left w:val="none" w:sz="0" w:space="0" w:color="auto"/>
            <w:bottom w:val="none" w:sz="0" w:space="0" w:color="auto"/>
            <w:right w:val="none" w:sz="0" w:space="0" w:color="auto"/>
          </w:divBdr>
        </w:div>
        <w:div w:id="1966034770">
          <w:marLeft w:val="0"/>
          <w:marRight w:val="0"/>
          <w:marTop w:val="0"/>
          <w:marBottom w:val="0"/>
          <w:divBdr>
            <w:top w:val="none" w:sz="0" w:space="0" w:color="auto"/>
            <w:left w:val="none" w:sz="0" w:space="0" w:color="auto"/>
            <w:bottom w:val="none" w:sz="0" w:space="0" w:color="auto"/>
            <w:right w:val="none" w:sz="0" w:space="0" w:color="auto"/>
          </w:divBdr>
        </w:div>
        <w:div w:id="454566749">
          <w:marLeft w:val="0"/>
          <w:marRight w:val="0"/>
          <w:marTop w:val="0"/>
          <w:marBottom w:val="0"/>
          <w:divBdr>
            <w:top w:val="none" w:sz="0" w:space="0" w:color="auto"/>
            <w:left w:val="none" w:sz="0" w:space="0" w:color="auto"/>
            <w:bottom w:val="none" w:sz="0" w:space="0" w:color="auto"/>
            <w:right w:val="none" w:sz="0" w:space="0" w:color="auto"/>
          </w:divBdr>
        </w:div>
        <w:div w:id="713502312">
          <w:marLeft w:val="0"/>
          <w:marRight w:val="0"/>
          <w:marTop w:val="0"/>
          <w:marBottom w:val="0"/>
          <w:divBdr>
            <w:top w:val="none" w:sz="0" w:space="0" w:color="auto"/>
            <w:left w:val="none" w:sz="0" w:space="0" w:color="auto"/>
            <w:bottom w:val="none" w:sz="0" w:space="0" w:color="auto"/>
            <w:right w:val="none" w:sz="0" w:space="0" w:color="auto"/>
          </w:divBdr>
        </w:div>
        <w:div w:id="1321735974">
          <w:marLeft w:val="0"/>
          <w:marRight w:val="0"/>
          <w:marTop w:val="0"/>
          <w:marBottom w:val="0"/>
          <w:divBdr>
            <w:top w:val="none" w:sz="0" w:space="0" w:color="auto"/>
            <w:left w:val="none" w:sz="0" w:space="0" w:color="auto"/>
            <w:bottom w:val="none" w:sz="0" w:space="0" w:color="auto"/>
            <w:right w:val="none" w:sz="0" w:space="0" w:color="auto"/>
          </w:divBdr>
        </w:div>
        <w:div w:id="682517551">
          <w:marLeft w:val="0"/>
          <w:marRight w:val="0"/>
          <w:marTop w:val="0"/>
          <w:marBottom w:val="0"/>
          <w:divBdr>
            <w:top w:val="none" w:sz="0" w:space="0" w:color="auto"/>
            <w:left w:val="none" w:sz="0" w:space="0" w:color="auto"/>
            <w:bottom w:val="none" w:sz="0" w:space="0" w:color="auto"/>
            <w:right w:val="none" w:sz="0" w:space="0" w:color="auto"/>
          </w:divBdr>
        </w:div>
        <w:div w:id="295108895">
          <w:marLeft w:val="0"/>
          <w:marRight w:val="0"/>
          <w:marTop w:val="0"/>
          <w:marBottom w:val="0"/>
          <w:divBdr>
            <w:top w:val="none" w:sz="0" w:space="0" w:color="auto"/>
            <w:left w:val="none" w:sz="0" w:space="0" w:color="auto"/>
            <w:bottom w:val="none" w:sz="0" w:space="0" w:color="auto"/>
            <w:right w:val="none" w:sz="0" w:space="0" w:color="auto"/>
          </w:divBdr>
        </w:div>
        <w:div w:id="150413812">
          <w:marLeft w:val="0"/>
          <w:marRight w:val="0"/>
          <w:marTop w:val="0"/>
          <w:marBottom w:val="0"/>
          <w:divBdr>
            <w:top w:val="none" w:sz="0" w:space="0" w:color="auto"/>
            <w:left w:val="none" w:sz="0" w:space="0" w:color="auto"/>
            <w:bottom w:val="none" w:sz="0" w:space="0" w:color="auto"/>
            <w:right w:val="none" w:sz="0" w:space="0" w:color="auto"/>
          </w:divBdr>
        </w:div>
        <w:div w:id="586118791">
          <w:marLeft w:val="0"/>
          <w:marRight w:val="0"/>
          <w:marTop w:val="0"/>
          <w:marBottom w:val="0"/>
          <w:divBdr>
            <w:top w:val="none" w:sz="0" w:space="0" w:color="auto"/>
            <w:left w:val="none" w:sz="0" w:space="0" w:color="auto"/>
            <w:bottom w:val="none" w:sz="0" w:space="0" w:color="auto"/>
            <w:right w:val="none" w:sz="0" w:space="0" w:color="auto"/>
          </w:divBdr>
        </w:div>
        <w:div w:id="1101488629">
          <w:marLeft w:val="0"/>
          <w:marRight w:val="0"/>
          <w:marTop w:val="0"/>
          <w:marBottom w:val="0"/>
          <w:divBdr>
            <w:top w:val="none" w:sz="0" w:space="0" w:color="auto"/>
            <w:left w:val="none" w:sz="0" w:space="0" w:color="auto"/>
            <w:bottom w:val="none" w:sz="0" w:space="0" w:color="auto"/>
            <w:right w:val="none" w:sz="0" w:space="0" w:color="auto"/>
          </w:divBdr>
        </w:div>
        <w:div w:id="355933149">
          <w:marLeft w:val="0"/>
          <w:marRight w:val="0"/>
          <w:marTop w:val="0"/>
          <w:marBottom w:val="0"/>
          <w:divBdr>
            <w:top w:val="none" w:sz="0" w:space="0" w:color="auto"/>
            <w:left w:val="none" w:sz="0" w:space="0" w:color="auto"/>
            <w:bottom w:val="none" w:sz="0" w:space="0" w:color="auto"/>
            <w:right w:val="none" w:sz="0" w:space="0" w:color="auto"/>
          </w:divBdr>
        </w:div>
      </w:divsChild>
    </w:div>
    <w:div w:id="2113671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wmf"/><Relationship Id="rId26" Type="http://schemas.openxmlformats.org/officeDocument/2006/relationships/image" Target="media/image10.wmf"/><Relationship Id="rId39" Type="http://schemas.openxmlformats.org/officeDocument/2006/relationships/oleObject" Target="embeddings/oleObject13.bin"/><Relationship Id="rId21" Type="http://schemas.openxmlformats.org/officeDocument/2006/relationships/oleObject" Target="embeddings/oleObject4.bin"/><Relationship Id="rId34" Type="http://schemas.openxmlformats.org/officeDocument/2006/relationships/image" Target="media/image14.wmf"/><Relationship Id="rId42" Type="http://schemas.openxmlformats.org/officeDocument/2006/relationships/image" Target="media/image18.wmf"/><Relationship Id="rId47" Type="http://schemas.openxmlformats.org/officeDocument/2006/relationships/oleObject" Target="embeddings/oleObject17.bin"/><Relationship Id="rId50" Type="http://schemas.openxmlformats.org/officeDocument/2006/relationships/image" Target="media/image22.wmf"/><Relationship Id="rId55" Type="http://schemas.openxmlformats.org/officeDocument/2006/relationships/oleObject" Target="embeddings/oleObject21.bin"/><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5.wmf"/><Relationship Id="rId29" Type="http://schemas.openxmlformats.org/officeDocument/2006/relationships/oleObject" Target="embeddings/oleObject8.bin"/><Relationship Id="rId11" Type="http://schemas.openxmlformats.org/officeDocument/2006/relationships/image" Target="media/image1.png"/><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oleObject" Target="embeddings/oleObject12.bin"/><Relationship Id="rId40" Type="http://schemas.openxmlformats.org/officeDocument/2006/relationships/image" Target="media/image17.wmf"/><Relationship Id="rId45" Type="http://schemas.openxmlformats.org/officeDocument/2006/relationships/oleObject" Target="embeddings/oleObject16.bin"/><Relationship Id="rId53" Type="http://schemas.openxmlformats.org/officeDocument/2006/relationships/oleObject" Target="embeddings/oleObject20.bin"/><Relationship Id="rId58" Type="http://schemas.openxmlformats.org/officeDocument/2006/relationships/image" Target="media/image26.wmf"/><Relationship Id="rId5" Type="http://schemas.openxmlformats.org/officeDocument/2006/relationships/footnotes" Target="footnotes.xml"/><Relationship Id="rId61" Type="http://schemas.microsoft.com/office/2011/relationships/people" Target="people.xml"/><Relationship Id="rId19" Type="http://schemas.openxmlformats.org/officeDocument/2006/relationships/oleObject" Target="embeddings/oleObject3.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7.bin"/><Relationship Id="rId30" Type="http://schemas.openxmlformats.org/officeDocument/2006/relationships/image" Target="media/image12.w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1.wmf"/><Relationship Id="rId56" Type="http://schemas.openxmlformats.org/officeDocument/2006/relationships/image" Target="media/image25.wmf"/><Relationship Id="rId8" Type="http://schemas.microsoft.com/office/2011/relationships/commentsExtended" Target="commentsExtended.xml"/><Relationship Id="rId51" Type="http://schemas.openxmlformats.org/officeDocument/2006/relationships/oleObject" Target="embeddings/oleObject19.bin"/><Relationship Id="rId3"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oleObject" Target="embeddings/oleObject23.bin"/><Relationship Id="rId20" Type="http://schemas.openxmlformats.org/officeDocument/2006/relationships/image" Target="media/image7.wmf"/><Relationship Id="rId41" Type="http://schemas.openxmlformats.org/officeDocument/2006/relationships/oleObject" Target="embeddings/oleObject14.bin"/><Relationship Id="rId54" Type="http://schemas.openxmlformats.org/officeDocument/2006/relationships/image" Target="media/image24.wmf"/><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oleObject" Target="embeddings/oleObject18.bin"/><Relationship Id="rId57" Type="http://schemas.openxmlformats.org/officeDocument/2006/relationships/oleObject" Target="embeddings/oleObject22.bin"/><Relationship Id="rId10" Type="http://schemas.microsoft.com/office/2018/08/relationships/commentsExtensible" Target="commentsExtensible.xml"/><Relationship Id="rId31" Type="http://schemas.openxmlformats.org/officeDocument/2006/relationships/oleObject" Target="embeddings/oleObject9.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468</TotalTime>
  <Pages>7</Pages>
  <Words>2380</Words>
  <Characters>14429</Characters>
  <Application>Microsoft Office Word</Application>
  <DocSecurity>0</DocSecurity>
  <Lines>288</Lines>
  <Paragraphs>112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Sorbet.</dc:creator>
  <cp:keywords/>
  <dc:description/>
  <cp:lastModifiedBy>Charlie X</cp:lastModifiedBy>
  <cp:revision>54</cp:revision>
  <dcterms:created xsi:type="dcterms:W3CDTF">2024-08-04T07:29:00Z</dcterms:created>
  <dcterms:modified xsi:type="dcterms:W3CDTF">2024-08-22T07:24:00Z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GrammarlyDocumentId">
    <vt:lpwstr>0df5fc958355da60a101deb6771b39fbca76fcfea19ec554f1d6dde022d25536</vt:lpwstr>
  </property>
</Properties>
</file>